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8127" w14:textId="77777777" w:rsidR="00BE65C3" w:rsidRDefault="00BE65C3" w:rsidP="00BE65C3">
      <w:pPr>
        <w:tabs>
          <w:tab w:val="left" w:pos="720"/>
        </w:tabs>
        <w:spacing w:before="120" w:after="0" w:line="240" w:lineRule="auto"/>
        <w:jc w:val="center"/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</w:pPr>
      <w:bookmarkStart w:id="0" w:name="_Hlk197350228"/>
      <w:bookmarkEnd w:id="0"/>
    </w:p>
    <w:p w14:paraId="438C9646" w14:textId="0E72E126" w:rsidR="00BE65C3" w:rsidRPr="00BE65C3" w:rsidRDefault="00BE65C3" w:rsidP="00BE65C3">
      <w:pPr>
        <w:tabs>
          <w:tab w:val="left" w:pos="720"/>
        </w:tabs>
        <w:spacing w:before="120" w:after="0" w:line="240" w:lineRule="auto"/>
        <w:jc w:val="center"/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</w:pPr>
      <w:r w:rsidRPr="00BE65C3"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 xml:space="preserve">Visão </w:t>
      </w:r>
      <w:r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>C</w:t>
      </w:r>
      <w:r w:rsidRPr="00BE65C3"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>omputacional para det</w:t>
      </w:r>
      <w:r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>e</w:t>
      </w:r>
      <w:r w:rsidR="00F5331B"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>c</w:t>
      </w:r>
      <w:r w:rsidRPr="00BE65C3"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>ção e rastr</w:t>
      </w:r>
      <w:r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>e</w:t>
      </w:r>
      <w:r w:rsidRPr="00BE65C3"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>amento de pessoas usando</w:t>
      </w:r>
      <w:r w:rsidRPr="006A4431">
        <w:rPr>
          <w:rFonts w:ascii="Times" w:eastAsia="Times New Roman" w:hAnsi="Times" w:cs="Times New Roman"/>
          <w:b/>
          <w:bCs/>
          <w:color w:val="60CAF3" w:themeColor="accent4" w:themeTint="99"/>
          <w:sz w:val="32"/>
          <w:szCs w:val="32"/>
          <w:lang w:eastAsia="pt-BR"/>
        </w:rPr>
        <w:t xml:space="preserve"> </w:t>
      </w:r>
      <w:r w:rsidRPr="00C310DC"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>Io</w:t>
      </w:r>
      <w:r w:rsidR="00F5331B" w:rsidRPr="00C310DC">
        <w:rPr>
          <w:rFonts w:ascii="Times" w:eastAsia="Times New Roman" w:hAnsi="Times" w:cs="Times New Roman"/>
          <w:b/>
          <w:bCs/>
          <w:sz w:val="32"/>
          <w:szCs w:val="32"/>
          <w:lang w:eastAsia="pt-BR"/>
        </w:rPr>
        <w:t>T</w:t>
      </w:r>
    </w:p>
    <w:p w14:paraId="2F7008A1" w14:textId="77777777" w:rsidR="00BE65C3" w:rsidRDefault="00BE65C3" w:rsidP="00AB6973">
      <w:pPr>
        <w:tabs>
          <w:tab w:val="left" w:pos="720"/>
        </w:tabs>
        <w:spacing w:before="240" w:after="0" w:line="240" w:lineRule="auto"/>
        <w:jc w:val="center"/>
        <w:rPr>
          <w:rFonts w:ascii="Times" w:eastAsia="Times New Roman" w:hAnsi="Times" w:cs="Times New Roman"/>
          <w:b/>
          <w:lang w:eastAsia="pt-BR"/>
        </w:rPr>
      </w:pPr>
    </w:p>
    <w:p w14:paraId="732A1F36" w14:textId="22934121" w:rsidR="00AB6973" w:rsidRPr="00F5331B" w:rsidRDefault="009730C1" w:rsidP="00AB6973">
      <w:pPr>
        <w:tabs>
          <w:tab w:val="left" w:pos="720"/>
        </w:tabs>
        <w:spacing w:before="240" w:after="0" w:line="240" w:lineRule="auto"/>
        <w:jc w:val="center"/>
        <w:rPr>
          <w:rFonts w:ascii="Times" w:eastAsia="Times New Roman" w:hAnsi="Times" w:cs="Times New Roman"/>
          <w:b/>
          <w:sz w:val="28"/>
          <w:szCs w:val="28"/>
          <w:lang w:eastAsia="pt-BR"/>
        </w:rPr>
      </w:pPr>
      <w:r w:rsidRPr="00F5331B">
        <w:rPr>
          <w:rFonts w:ascii="Times" w:eastAsia="Times New Roman" w:hAnsi="Times" w:cs="Times New Roman"/>
          <w:b/>
          <w:sz w:val="28"/>
          <w:szCs w:val="28"/>
          <w:lang w:eastAsia="pt-BR"/>
        </w:rPr>
        <w:t xml:space="preserve">Jônatas </w:t>
      </w:r>
      <w:r>
        <w:rPr>
          <w:rFonts w:ascii="Times" w:eastAsia="Times New Roman" w:hAnsi="Times" w:cs="Times New Roman"/>
          <w:b/>
          <w:sz w:val="28"/>
          <w:szCs w:val="28"/>
          <w:lang w:eastAsia="pt-BR"/>
        </w:rPr>
        <w:t>G</w:t>
      </w:r>
      <w:r w:rsidRPr="00F5331B">
        <w:rPr>
          <w:rFonts w:ascii="Times" w:eastAsia="Times New Roman" w:hAnsi="Times" w:cs="Times New Roman"/>
          <w:b/>
          <w:sz w:val="28"/>
          <w:szCs w:val="28"/>
          <w:lang w:eastAsia="pt-BR"/>
        </w:rPr>
        <w:t xml:space="preserve">arcia de </w:t>
      </w:r>
      <w:r>
        <w:rPr>
          <w:rFonts w:ascii="Times" w:eastAsia="Times New Roman" w:hAnsi="Times" w:cs="Times New Roman"/>
          <w:b/>
          <w:sz w:val="28"/>
          <w:szCs w:val="28"/>
          <w:lang w:eastAsia="pt-BR"/>
        </w:rPr>
        <w:t>O</w:t>
      </w:r>
      <w:r w:rsidRPr="00F5331B">
        <w:rPr>
          <w:rFonts w:ascii="Times" w:eastAsia="Times New Roman" w:hAnsi="Times" w:cs="Times New Roman"/>
          <w:b/>
          <w:sz w:val="28"/>
          <w:szCs w:val="28"/>
          <w:lang w:eastAsia="pt-BR"/>
        </w:rPr>
        <w:t>liveira</w:t>
      </w:r>
      <w:r w:rsidR="0004052F">
        <w:rPr>
          <w:rFonts w:ascii="Times" w:eastAsia="Times New Roman" w:hAnsi="Times" w:cs="Times New Roman"/>
          <w:b/>
          <w:sz w:val="28"/>
          <w:szCs w:val="28"/>
          <w:lang w:eastAsia="pt-BR"/>
        </w:rPr>
        <w:t>, André Kishimoto</w:t>
      </w:r>
    </w:p>
    <w:p w14:paraId="31FC58F3" w14:textId="0623739C" w:rsidR="00AB6973" w:rsidRPr="00AB6973" w:rsidRDefault="003C64DD" w:rsidP="00AB6973">
      <w:pPr>
        <w:tabs>
          <w:tab w:val="left" w:pos="720"/>
        </w:tabs>
        <w:spacing w:before="240" w:after="0" w:line="240" w:lineRule="auto"/>
        <w:jc w:val="center"/>
        <w:rPr>
          <w:rFonts w:ascii="Times" w:eastAsia="Times New Roman" w:hAnsi="Times" w:cs="Times New Roman"/>
          <w:lang w:eastAsia="pt-BR"/>
        </w:rPr>
      </w:pPr>
      <w:r>
        <w:rPr>
          <w:rFonts w:ascii="Times" w:eastAsia="Times New Roman" w:hAnsi="Times" w:cs="Times New Roman"/>
          <w:lang w:eastAsia="pt-BR"/>
        </w:rPr>
        <w:t xml:space="preserve">Faculdade </w:t>
      </w:r>
      <w:r w:rsidR="00FB7BA0">
        <w:rPr>
          <w:rFonts w:ascii="Times" w:eastAsia="Times New Roman" w:hAnsi="Times" w:cs="Times New Roman"/>
          <w:lang w:eastAsia="pt-BR"/>
        </w:rPr>
        <w:t>de Computação e Informática</w:t>
      </w:r>
      <w:r w:rsidR="00623CEB">
        <w:rPr>
          <w:rFonts w:ascii="Times" w:eastAsia="Times New Roman" w:hAnsi="Times" w:cs="Times New Roman"/>
          <w:lang w:eastAsia="pt-BR"/>
        </w:rPr>
        <w:t xml:space="preserve"> (FCI)</w:t>
      </w:r>
      <w:r w:rsidR="00623CEB">
        <w:rPr>
          <w:rFonts w:ascii="Times" w:eastAsia="Times New Roman" w:hAnsi="Times" w:cs="Times New Roman"/>
          <w:lang w:eastAsia="pt-BR"/>
        </w:rPr>
        <w:br/>
      </w:r>
      <w:r w:rsidR="00FB7BA0">
        <w:rPr>
          <w:rFonts w:ascii="Times" w:eastAsia="Times New Roman" w:hAnsi="Times" w:cs="Times New Roman"/>
          <w:lang w:eastAsia="pt-BR"/>
        </w:rPr>
        <w:t>Universidade Presbiteriana Mackenzie</w:t>
      </w:r>
      <w:r w:rsidR="00623CEB">
        <w:rPr>
          <w:rFonts w:ascii="Times" w:eastAsia="Times New Roman" w:hAnsi="Times" w:cs="Times New Roman"/>
          <w:lang w:eastAsia="pt-BR"/>
        </w:rPr>
        <w:t xml:space="preserve"> – São Paulo, SP </w:t>
      </w:r>
      <w:r w:rsidR="00781990">
        <w:rPr>
          <w:rFonts w:ascii="Times" w:eastAsia="Times New Roman" w:hAnsi="Times" w:cs="Times New Roman"/>
          <w:lang w:eastAsia="pt-BR"/>
        </w:rPr>
        <w:t xml:space="preserve">– </w:t>
      </w:r>
      <w:r w:rsidR="00623CEB">
        <w:rPr>
          <w:rFonts w:ascii="Times" w:eastAsia="Times New Roman" w:hAnsi="Times" w:cs="Times New Roman"/>
          <w:lang w:eastAsia="pt-BR"/>
        </w:rPr>
        <w:t>Brasil</w:t>
      </w:r>
    </w:p>
    <w:p w14:paraId="0349CDEE" w14:textId="77777777" w:rsidR="00AB6FF9" w:rsidRDefault="00AB6FF9" w:rsidP="00AB6973">
      <w:pPr>
        <w:tabs>
          <w:tab w:val="left" w:pos="720"/>
        </w:tabs>
        <w:spacing w:before="120" w:line="240" w:lineRule="auto"/>
        <w:jc w:val="center"/>
        <w:rPr>
          <w:rFonts w:ascii="Courier New" w:eastAsia="Times New Roman" w:hAnsi="Courier New" w:cs="Times New Roman"/>
          <w:lang w:eastAsia="pt-BR"/>
        </w:rPr>
      </w:pPr>
    </w:p>
    <w:p w14:paraId="4C088A66" w14:textId="69BF0A38" w:rsidR="00AB6973" w:rsidRPr="0004052F" w:rsidRDefault="00265331" w:rsidP="00AB6973">
      <w:pPr>
        <w:tabs>
          <w:tab w:val="left" w:pos="720"/>
        </w:tabs>
        <w:spacing w:before="120" w:line="240" w:lineRule="auto"/>
        <w:jc w:val="center"/>
        <w:rPr>
          <w:rFonts w:ascii="Courier New" w:eastAsia="Times New Roman" w:hAnsi="Courier New" w:cs="Times New Roman"/>
          <w:lang w:eastAsia="pt-BR"/>
        </w:rPr>
        <w:sectPr w:rsidR="00AB6973" w:rsidRPr="0004052F" w:rsidSect="00D34778">
          <w:headerReference w:type="even" r:id="rId8"/>
          <w:headerReference w:type="default" r:id="rId9"/>
          <w:footerReference w:type="even" r:id="rId10"/>
          <w:headerReference w:type="first" r:id="rId11"/>
          <w:pgSz w:w="11907" w:h="16840" w:code="9"/>
          <w:pgMar w:top="1985" w:right="1701" w:bottom="1418" w:left="1701" w:header="576" w:footer="1008" w:gutter="0"/>
          <w:pgNumType w:start="101"/>
          <w:cols w:space="454"/>
          <w:titlePg/>
          <w:docGrid w:linePitch="326"/>
        </w:sectPr>
      </w:pPr>
      <w:r w:rsidRPr="0004052F">
        <w:rPr>
          <w:rFonts w:ascii="Courier New" w:eastAsia="Times New Roman" w:hAnsi="Courier New" w:cs="Times New Roman"/>
          <w:lang w:eastAsia="pt-BR"/>
        </w:rPr>
        <w:t>10396490@mackenzista.com.br, andre.kishimoto@mackenzie.br</w:t>
      </w:r>
    </w:p>
    <w:p w14:paraId="0957F789" w14:textId="77777777" w:rsidR="00924BAE" w:rsidRPr="0004052F" w:rsidRDefault="00924BAE" w:rsidP="3E64EEDE">
      <w:pPr>
        <w:tabs>
          <w:tab w:val="left" w:pos="720"/>
        </w:tabs>
        <w:spacing w:before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lang w:eastAsia="pt-BR"/>
        </w:rPr>
      </w:pPr>
    </w:p>
    <w:p w14:paraId="750ADA5B" w14:textId="18EB30A1" w:rsidR="00D12CDD" w:rsidRPr="008567D2" w:rsidRDefault="00C97A58">
      <w:pPr>
        <w:tabs>
          <w:tab w:val="left" w:pos="720"/>
        </w:tabs>
        <w:spacing w:before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</w:pPr>
      <w:r w:rsidRPr="008567D2">
        <w:rPr>
          <w:rFonts w:ascii="Times" w:eastAsia="Times New Roman" w:hAnsi="Times" w:cs="Times New Roman"/>
          <w:b/>
          <w:bCs/>
          <w:i/>
          <w:iCs/>
          <w:sz w:val="24"/>
          <w:szCs w:val="24"/>
          <w:lang w:eastAsia="pt-BR"/>
        </w:rPr>
        <w:t>Resumo</w:t>
      </w:r>
      <w:r w:rsidR="00DC56D4" w:rsidRPr="008567D2">
        <w:rPr>
          <w:rFonts w:ascii="Times" w:eastAsia="Times New Roman" w:hAnsi="Times" w:cs="Times New Roman"/>
          <w:b/>
          <w:bCs/>
          <w:i/>
          <w:iCs/>
          <w:sz w:val="24"/>
          <w:szCs w:val="24"/>
          <w:lang w:eastAsia="pt-BR"/>
        </w:rPr>
        <w:t xml:space="preserve">. </w:t>
      </w:r>
      <w:r w:rsidR="000C2D2F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O presente </w:t>
      </w:r>
      <w:r w:rsidR="00C121EB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artigo</w:t>
      </w:r>
      <w:r w:rsidR="000C2D2F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tem como </w:t>
      </w:r>
      <w:r w:rsidR="00FA28D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tema o</w:t>
      </w:r>
      <w:r w:rsidR="000C2D2F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estud</w:t>
      </w:r>
      <w:r w:rsidR="00FA28D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o</w:t>
      </w:r>
      <w:r w:rsidR="000C2D2F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FA28D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d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a </w:t>
      </w:r>
      <w:r w:rsidR="00BB5E62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á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rea de</w:t>
      </w:r>
      <w:r w:rsidR="000C2D2F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Visão Computacio</w:t>
      </w:r>
      <w:r w:rsidR="00FA28D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nal e 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a </w:t>
      </w:r>
      <w:r w:rsidR="00FA28D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utilização de </w:t>
      </w:r>
      <w:r w:rsidR="00845B02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I</w:t>
      </w:r>
      <w:r w:rsidR="00FA28D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o</w:t>
      </w:r>
      <w:r w:rsidR="00845B02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T</w:t>
      </w:r>
      <w:r w:rsidR="00FA28D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para realizar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detecção</w:t>
      </w:r>
      <w:r w:rsidR="00FA28D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e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FA28D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rastreamento de pessoas.</w:t>
      </w:r>
      <w:r w:rsidR="00B20F9D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O objetivo é </w:t>
      </w:r>
      <w:r w:rsidR="00BB5E62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aplicar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os alg</w:t>
      </w:r>
      <w:r w:rsidR="001A3E26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o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ritmos 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de 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V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isão 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C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omputacional 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e </w:t>
      </w:r>
      <w:r w:rsidR="00B20F9D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integrá-los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com 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o uso de </w:t>
      </w:r>
      <w:r w:rsidR="00F67A61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IoT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.</w:t>
      </w:r>
      <w:r w:rsidR="00B20F9D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A partir disso</w:t>
      </w:r>
      <w:r w:rsidR="00BB5E62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, 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toma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r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decisões baseadas em capturas de image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m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em tempo real.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096F2A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O resultado esperado para essa pesquisa é o 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desenvolvi</w:t>
      </w:r>
      <w:r w:rsidR="00096F2A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mento de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um protótipo funcional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utilizando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uma 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placa </w:t>
      </w:r>
      <w:r w:rsidR="00DC62A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ESP-32 cam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integrada a</w:t>
      </w:r>
      <w:r w:rsidR="00DC62A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o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módulo</w:t>
      </w:r>
      <w:r w:rsidR="00DC62AE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0v2640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para captura de imagem </w:t>
      </w:r>
      <w:r w:rsidR="00B20F9D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e transmiti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-los para </w:t>
      </w:r>
      <w:r w:rsidR="004E6425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que um computado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r consiga fazer uso dos algoritmos de </w:t>
      </w:r>
      <w:r w:rsidR="0004052F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detecção </w:t>
      </w:r>
      <w:r w:rsidR="00AB4D47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de pessoas.</w:t>
      </w:r>
    </w:p>
    <w:p w14:paraId="414026EE" w14:textId="538C055D" w:rsidR="00F5331B" w:rsidRPr="008567D2" w:rsidRDefault="00C97A58" w:rsidP="00F5331B">
      <w:pPr>
        <w:tabs>
          <w:tab w:val="left" w:pos="720"/>
        </w:tabs>
        <w:spacing w:before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</w:pPr>
      <w:r w:rsidRPr="008567D2">
        <w:rPr>
          <w:rFonts w:ascii="Times" w:eastAsia="Times New Roman" w:hAnsi="Times" w:cs="Times New Roman"/>
          <w:b/>
          <w:bCs/>
          <w:i/>
          <w:iCs/>
          <w:sz w:val="24"/>
          <w:szCs w:val="24"/>
          <w:lang w:eastAsia="pt-BR"/>
        </w:rPr>
        <w:t>Palavras-chave:</w:t>
      </w:r>
      <w:r w:rsidR="00845B02" w:rsidRPr="008567D2">
        <w:rPr>
          <w:rFonts w:ascii="Times" w:eastAsia="Times New Roman" w:hAnsi="Times" w:cs="Times New Roman"/>
          <w:b/>
          <w:bCs/>
          <w:i/>
          <w:iCs/>
          <w:sz w:val="24"/>
          <w:szCs w:val="24"/>
          <w:lang w:eastAsia="pt-BR"/>
        </w:rPr>
        <w:t xml:space="preserve"> </w:t>
      </w:r>
      <w:r w:rsidR="00F5331B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Visão Computacional, Inteligência </w:t>
      </w:r>
      <w:r w:rsidR="00CB4D6D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A</w:t>
      </w:r>
      <w:r w:rsidR="00F5331B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rtificial, IoT,</w:t>
      </w:r>
      <w:r w:rsidR="00B20F9D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 </w:t>
      </w:r>
      <w:r w:rsidR="0004052F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Detecção </w:t>
      </w:r>
      <w:r w:rsidR="00F5331B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de </w:t>
      </w:r>
      <w:r w:rsidR="00B20F9D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p</w:t>
      </w:r>
      <w:r w:rsidR="00F5331B" w:rsidRPr="008567D2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essoas.</w:t>
      </w:r>
    </w:p>
    <w:p w14:paraId="641B8DBB" w14:textId="77777777" w:rsidR="001C4CF5" w:rsidRPr="008567D2" w:rsidRDefault="001C4CF5" w:rsidP="3E64EEDE">
      <w:pPr>
        <w:tabs>
          <w:tab w:val="left" w:pos="720"/>
        </w:tabs>
        <w:spacing w:before="120" w:line="240" w:lineRule="auto"/>
        <w:ind w:left="454" w:right="454"/>
        <w:jc w:val="both"/>
        <w:rPr>
          <w:rFonts w:ascii="Times" w:eastAsia="Times New Roman" w:hAnsi="Times" w:cs="Times New Roman"/>
          <w:b/>
          <w:bCs/>
          <w:i/>
          <w:iCs/>
          <w:sz w:val="24"/>
          <w:szCs w:val="24"/>
          <w:lang w:eastAsia="pt-BR"/>
        </w:rPr>
      </w:pPr>
    </w:p>
    <w:p w14:paraId="629D5851" w14:textId="77777777" w:rsidR="00265331" w:rsidRPr="008567D2" w:rsidRDefault="00265331" w:rsidP="3E64EEDE">
      <w:pPr>
        <w:tabs>
          <w:tab w:val="left" w:pos="720"/>
        </w:tabs>
        <w:spacing w:before="120" w:line="240" w:lineRule="auto"/>
        <w:ind w:left="454" w:right="454"/>
        <w:jc w:val="both"/>
        <w:rPr>
          <w:rFonts w:ascii="Times" w:eastAsia="Times New Roman" w:hAnsi="Times" w:cs="Times New Roman"/>
          <w:b/>
          <w:bCs/>
          <w:i/>
          <w:iCs/>
          <w:sz w:val="24"/>
          <w:szCs w:val="24"/>
          <w:lang w:eastAsia="pt-BR"/>
        </w:rPr>
      </w:pPr>
    </w:p>
    <w:p w14:paraId="73E7E6B5" w14:textId="77777777" w:rsidR="00265331" w:rsidRPr="008567D2" w:rsidRDefault="00265331" w:rsidP="3E64EEDE">
      <w:pPr>
        <w:tabs>
          <w:tab w:val="left" w:pos="720"/>
        </w:tabs>
        <w:spacing w:before="120" w:line="240" w:lineRule="auto"/>
        <w:ind w:left="454" w:right="454"/>
        <w:jc w:val="both"/>
        <w:rPr>
          <w:rFonts w:ascii="Times" w:eastAsia="Times New Roman" w:hAnsi="Times" w:cs="Times New Roman"/>
          <w:b/>
          <w:bCs/>
          <w:i/>
          <w:iCs/>
          <w:sz w:val="24"/>
          <w:szCs w:val="24"/>
          <w:lang w:eastAsia="pt-BR"/>
        </w:rPr>
      </w:pPr>
    </w:p>
    <w:p w14:paraId="28AA0EFC" w14:textId="77777777" w:rsidR="00265331" w:rsidRPr="008567D2" w:rsidRDefault="00265331" w:rsidP="3E64EEDE">
      <w:pPr>
        <w:tabs>
          <w:tab w:val="left" w:pos="720"/>
        </w:tabs>
        <w:spacing w:before="120" w:line="240" w:lineRule="auto"/>
        <w:ind w:left="454" w:right="454"/>
        <w:jc w:val="both"/>
        <w:rPr>
          <w:rFonts w:ascii="Times" w:eastAsia="Times New Roman" w:hAnsi="Times" w:cs="Times New Roman"/>
          <w:b/>
          <w:bCs/>
          <w:i/>
          <w:iCs/>
          <w:sz w:val="24"/>
          <w:szCs w:val="24"/>
          <w:lang w:eastAsia="pt-BR"/>
        </w:rPr>
      </w:pPr>
    </w:p>
    <w:p w14:paraId="4903B3B6" w14:textId="0943F82A" w:rsidR="00D12CDD" w:rsidRPr="008567D2" w:rsidRDefault="00AB6973" w:rsidP="00DC56D4">
      <w:pPr>
        <w:tabs>
          <w:tab w:val="left" w:pos="720"/>
        </w:tabs>
        <w:spacing w:before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</w:pPr>
      <w:r w:rsidRPr="008567D2">
        <w:rPr>
          <w:rFonts w:ascii="Times" w:eastAsia="Times New Roman" w:hAnsi="Times" w:cs="Times New Roman"/>
          <w:b/>
          <w:bCs/>
          <w:i/>
          <w:iCs/>
          <w:sz w:val="24"/>
          <w:szCs w:val="24"/>
          <w:lang w:val="en-US" w:eastAsia="pt-BR"/>
        </w:rPr>
        <w:t>Abstract</w:t>
      </w:r>
      <w:r w:rsidR="00DC56D4" w:rsidRPr="008567D2">
        <w:rPr>
          <w:rFonts w:ascii="Times" w:eastAsia="Times New Roman" w:hAnsi="Times" w:cs="Times New Roman"/>
          <w:b/>
          <w:bCs/>
          <w:i/>
          <w:iCs/>
          <w:sz w:val="24"/>
          <w:szCs w:val="24"/>
          <w:lang w:val="en-US" w:eastAsia="pt-BR"/>
        </w:rPr>
        <w:t xml:space="preserve">. </w:t>
      </w:r>
      <w:r w:rsidR="0004052F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This 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article </w:t>
      </w:r>
      <w:r w:rsidR="001C4CF5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has the a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re</w:t>
      </w:r>
      <w:r w:rsidR="001C4CF5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a 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of Computer Vision</w:t>
      </w:r>
      <w:r w:rsidR="001C4CF5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using IoT to make detection and tracking of people as a study Theme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. The Goal is to apply the algorithms of Computer Vision and integrate them with the use of IoT.</w:t>
      </w:r>
      <w:r w:rsidR="001C4CF5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From </w:t>
      </w:r>
      <w:r w:rsidR="001C4CF5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that, make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decision</w:t>
      </w:r>
      <w:r w:rsidR="001C4CF5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s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based in real-time image capture.</w:t>
      </w:r>
      <w:r w:rsidR="001C4CF5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The expected result for this search is the development of a functional prototype using a</w:t>
      </w:r>
      <w:r w:rsidR="001C4CF5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n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</w:t>
      </w:r>
      <w:r w:rsidR="00AD109B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Esp-32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PCB integrated to image capture </w:t>
      </w:r>
      <w:r w:rsidR="00AD109B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to O</w:t>
      </w:r>
      <w:r w:rsidR="00942A19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v</w:t>
      </w:r>
      <w:r w:rsidR="00AD109B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2640 </w:t>
      </w:r>
      <w:r w:rsidR="00B40354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module to transmit</w:t>
      </w:r>
      <w:r w:rsidR="001C4CF5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it to a computer to do the processing using algorithms to recognize people.</w:t>
      </w:r>
    </w:p>
    <w:p w14:paraId="33AFCF29" w14:textId="1522E490" w:rsidR="0004052F" w:rsidRPr="00265331" w:rsidRDefault="00924BAE" w:rsidP="00265331">
      <w:pPr>
        <w:tabs>
          <w:tab w:val="left" w:pos="720"/>
        </w:tabs>
        <w:spacing w:before="120" w:line="240" w:lineRule="auto"/>
        <w:ind w:left="454" w:right="454"/>
        <w:jc w:val="both"/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</w:pPr>
      <w:r w:rsidRPr="008567D2">
        <w:rPr>
          <w:rFonts w:ascii="Times" w:eastAsia="Times New Roman" w:hAnsi="Times" w:cs="Times New Roman"/>
          <w:b/>
          <w:bCs/>
          <w:i/>
          <w:iCs/>
          <w:sz w:val="24"/>
          <w:szCs w:val="24"/>
          <w:lang w:val="en-US" w:eastAsia="pt-BR"/>
        </w:rPr>
        <w:t>Keywords:</w:t>
      </w:r>
      <w:r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</w:t>
      </w:r>
      <w:r w:rsidR="00F5331B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Computer Vision,</w:t>
      </w:r>
      <w:r w:rsidR="00B20F9D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</w:t>
      </w:r>
      <w:r w:rsidR="00F5331B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Artificial Intelligence,</w:t>
      </w:r>
      <w:r w:rsidR="00B20F9D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</w:t>
      </w:r>
      <w:r w:rsidR="00F5331B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IoT,</w:t>
      </w:r>
      <w:r w:rsidR="00B20F9D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 xml:space="preserve"> </w:t>
      </w:r>
      <w:r w:rsidR="0004052F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People detection</w:t>
      </w:r>
      <w:r w:rsidR="00265331" w:rsidRPr="008567D2">
        <w:rPr>
          <w:rFonts w:ascii="Times" w:eastAsia="Times New Roman" w:hAnsi="Times" w:cs="Times New Roman"/>
          <w:i/>
          <w:iCs/>
          <w:sz w:val="24"/>
          <w:szCs w:val="24"/>
          <w:lang w:val="en-US" w:eastAsia="pt-BR"/>
        </w:rPr>
        <w:t>.</w:t>
      </w:r>
      <w:r w:rsidR="0004052F" w:rsidRPr="00265331">
        <w:rPr>
          <w:rFonts w:ascii="Times" w:eastAsia="Times New Roman" w:hAnsi="Times" w:cs="Times New Roman"/>
          <w:b/>
          <w:bCs/>
          <w:color w:val="000000" w:themeColor="text1"/>
          <w:kern w:val="28"/>
          <w:sz w:val="26"/>
          <w:szCs w:val="26"/>
          <w:lang w:val="en-US" w:eastAsia="pt-BR"/>
        </w:rPr>
        <w:br w:type="page"/>
      </w:r>
    </w:p>
    <w:p w14:paraId="32908E1C" w14:textId="2D370B0D" w:rsidR="000634EE" w:rsidRPr="00265331" w:rsidRDefault="00AB6973" w:rsidP="0044531A">
      <w:pPr>
        <w:tabs>
          <w:tab w:val="left" w:pos="720"/>
        </w:tabs>
        <w:spacing w:before="120" w:line="240" w:lineRule="auto"/>
        <w:ind w:right="454"/>
        <w:jc w:val="both"/>
        <w:rPr>
          <w:rFonts w:ascii="Times" w:eastAsia="Times New Roman" w:hAnsi="Times" w:cs="Times New Roman"/>
          <w:i/>
          <w:iCs/>
          <w:color w:val="000000" w:themeColor="text1"/>
          <w:lang w:eastAsia="pt-BR"/>
        </w:rPr>
      </w:pPr>
      <w:r w:rsidRPr="00DA5301">
        <w:rPr>
          <w:rFonts w:ascii="Times" w:eastAsia="Times New Roman" w:hAnsi="Times" w:cs="Times New Roman"/>
          <w:b/>
          <w:bCs/>
          <w:color w:val="000000" w:themeColor="text1"/>
          <w:kern w:val="28"/>
          <w:sz w:val="26"/>
          <w:szCs w:val="26"/>
          <w:lang w:eastAsia="pt-BR"/>
        </w:rPr>
        <w:lastRenderedPageBreak/>
        <w:t xml:space="preserve">1. </w:t>
      </w:r>
      <w:r w:rsidR="3FF2ABC6" w:rsidRPr="00DA5301">
        <w:rPr>
          <w:rFonts w:ascii="Times" w:eastAsia="Times New Roman" w:hAnsi="Times" w:cs="Times New Roman"/>
          <w:b/>
          <w:bCs/>
          <w:color w:val="000000" w:themeColor="text1"/>
          <w:kern w:val="28"/>
          <w:sz w:val="26"/>
          <w:szCs w:val="26"/>
          <w:lang w:eastAsia="pt-BR"/>
        </w:rPr>
        <w:t>Introdução</w:t>
      </w:r>
    </w:p>
    <w:p w14:paraId="25704FD9" w14:textId="56F301BE" w:rsidR="00D40FF5" w:rsidRPr="00DC56D4" w:rsidRDefault="00B227D2" w:rsidP="00DC56D4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</w:pP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Com a</w:t>
      </w:r>
      <w:r w:rsidR="000634EE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constante evolução dos algoritmos</w:t>
      </w:r>
      <w:r w:rsidR="0004052F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e poder computacional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, atualmente é possível aplicar </w:t>
      </w:r>
      <w:r w:rsidR="000634EE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diferentes tecnologias </w:t>
      </w:r>
      <w:r w:rsidR="00423CA0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para solucionar diversos problemas</w:t>
      </w:r>
      <w:r w:rsidR="000634EE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.</w:t>
      </w:r>
      <w:r w:rsidR="00CB4D6D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BE65C3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D</w:t>
      </w:r>
      <w:r w:rsidR="00423CA0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estaca-se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="00423CA0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como estudo deste artigo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="00423CA0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a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área da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Visão 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C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omputacional</w:t>
      </w:r>
      <w:r w:rsidR="00BE65C3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que </w:t>
      </w:r>
      <w:r w:rsidR="00BB5E6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possibilita, dentre uma série de técnicas, </w:t>
      </w:r>
      <w:r w:rsidR="00B20F9D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processar, 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reconhecer</w:t>
      </w:r>
      <w:r w:rsidR="00B20F9D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e</w:t>
      </w:r>
      <w:r w:rsidR="00CB4D6D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423CA0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classificar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imagens.</w:t>
      </w:r>
    </w:p>
    <w:p w14:paraId="21A6EA16" w14:textId="1835523F" w:rsidR="00F32860" w:rsidRPr="00DC56D4" w:rsidRDefault="00F32860" w:rsidP="00DC56D4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</w:pP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Como é observado por Romeral</w:t>
      </w:r>
      <w:r w:rsidR="009A4A4B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 Zancul e Nascimento</w:t>
      </w:r>
      <w:r w:rsidR="00CB4D6D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(2023)</w:t>
      </w:r>
      <w:r w:rsidR="00CB4D6D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o termo </w:t>
      </w:r>
      <w:r w:rsidRPr="00DC56D4">
        <w:rPr>
          <w:rFonts w:ascii="Times" w:eastAsia="Times New Roman" w:hAnsi="Times" w:cs="Times"/>
          <w:i/>
          <w:iCs/>
          <w:color w:val="000000" w:themeColor="text1"/>
          <w:sz w:val="24"/>
          <w:szCs w:val="24"/>
          <w:lang w:eastAsia="pt-BR"/>
        </w:rPr>
        <w:t>machine vision</w:t>
      </w:r>
      <w:r w:rsidR="00B20F9D" w:rsidRPr="00DC56D4">
        <w:rPr>
          <w:rFonts w:ascii="Times" w:eastAsia="Times New Roman" w:hAnsi="Times" w:cs="Times"/>
          <w:i/>
          <w:iCs/>
          <w:color w:val="000000" w:themeColor="text1"/>
          <w:sz w:val="24"/>
          <w:szCs w:val="24"/>
          <w:lang w:eastAsia="pt-BR"/>
        </w:rPr>
        <w:t xml:space="preserve"> </w:t>
      </w:r>
      <w:r w:rsidRPr="00DC56D4">
        <w:rPr>
          <w:rFonts w:ascii="Times" w:eastAsia="Times New Roman" w:hAnsi="Times" w:cs="Times"/>
          <w:i/>
          <w:iCs/>
          <w:color w:val="000000" w:themeColor="text1"/>
          <w:sz w:val="24"/>
          <w:szCs w:val="24"/>
          <w:lang w:eastAsia="pt-BR"/>
        </w:rPr>
        <w:t>(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visão de máquina)</w:t>
      </w:r>
      <w:r w:rsidR="00AE1E09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a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parece em cerca de 540 artigos </w:t>
      </w:r>
      <w:r w:rsidR="009A4A4B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científicos 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relacionados a temas como algoritmos</w:t>
      </w:r>
      <w:r w:rsidR="00AE1E09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="00845B0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AE1E09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câmeras,</w:t>
      </w:r>
      <w:r w:rsidR="00845B0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AE1E09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rob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ô</w:t>
      </w:r>
      <w:r w:rsidR="00AE1E09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s </w:t>
      </w:r>
      <w:r w:rsidR="00BB5E6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e</w:t>
      </w:r>
      <w:r w:rsidR="00AE1E09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outros dispositivos.</w:t>
      </w:r>
      <w:r w:rsidR="00845B0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Portanto</w:t>
      </w:r>
      <w:r w:rsidR="00BB5E6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é possível observar </w:t>
      </w:r>
      <w:r w:rsidR="00E25513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a </w:t>
      </w:r>
      <w:r w:rsidR="00B20F9D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importância</w:t>
      </w:r>
      <w:r w:rsidR="00E25513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da Visão Computacional</w:t>
      </w:r>
      <w:r w:rsidR="00AE1E09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E25513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em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A03F31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diversas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áreas de tecnologia.</w:t>
      </w:r>
    </w:p>
    <w:p w14:paraId="0137FF07" w14:textId="3DBE1CDB" w:rsidR="000E2573" w:rsidRPr="00DC56D4" w:rsidRDefault="000634EE" w:rsidP="00DC56D4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</w:pP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De aco</w:t>
      </w:r>
      <w:r w:rsidR="00845B0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r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do com a </w:t>
      </w:r>
      <w:r w:rsidR="00B20F9D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ABINC 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(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2023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)</w:t>
      </w:r>
      <w:r w:rsidR="00BB5E6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, 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estima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-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se que</w:t>
      </w:r>
      <w:r w:rsidR="00DC56D4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até 2025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cerca de 27 bilhões de apar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e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lhos estarão conectados por redes </w:t>
      </w:r>
      <w:r w:rsidR="00AE1E09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em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todo</w:t>
      </w:r>
      <w:r w:rsidR="00CB4D6D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o</w:t>
      </w:r>
      <w:r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mundo.</w:t>
      </w:r>
      <w:r w:rsidR="00845B0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As aplic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a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ções 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são fortemente concentradas 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em ind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ú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strias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porém</w:t>
      </w:r>
      <w:r w:rsidR="00BB5E62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,</w:t>
      </w:r>
      <w:r w:rsidR="00D40FF5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é possível observar ampliações para áreas como saúde,</w:t>
      </w:r>
      <w:r w:rsidR="00F5331B" w:rsidRPr="00DC56D4">
        <w:rPr>
          <w:color w:val="000000" w:themeColor="text1"/>
          <w:sz w:val="22"/>
          <w:szCs w:val="22"/>
        </w:rPr>
        <w:t xml:space="preserve"> </w:t>
      </w:r>
      <w:r w:rsidR="00F5331B" w:rsidRPr="00DC56D4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agronegócio e cidades inteligentes.</w:t>
      </w:r>
    </w:p>
    <w:p w14:paraId="4489CC32" w14:textId="0C5E4201" w:rsidR="00C57D33" w:rsidRPr="00DC56D4" w:rsidRDefault="00EA0442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"/>
          <w:color w:val="47D459" w:themeColor="accent3" w:themeTint="99"/>
          <w:sz w:val="24"/>
          <w:szCs w:val="24"/>
          <w:lang w:eastAsia="pt-BR"/>
        </w:rPr>
      </w:pPr>
      <w:r w:rsidRPr="00DC56D4">
        <w:rPr>
          <w:rFonts w:ascii="Times" w:eastAsia="Times New Roman" w:hAnsi="Times" w:cs="Times"/>
          <w:color w:val="0B769F" w:themeColor="accent4" w:themeShade="BF"/>
          <w:sz w:val="22"/>
          <w:szCs w:val="22"/>
          <w:lang w:eastAsia="pt-BR"/>
        </w:rPr>
        <w:tab/>
      </w:r>
      <w:r w:rsidR="004C1D16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O presente </w:t>
      </w:r>
      <w:r w:rsidR="00BB5E62" w:rsidRPr="00DC56D4">
        <w:rPr>
          <w:rFonts w:ascii="Times" w:eastAsia="Times New Roman" w:hAnsi="Times" w:cs="Times"/>
          <w:sz w:val="24"/>
          <w:szCs w:val="24"/>
          <w:lang w:eastAsia="pt-BR"/>
        </w:rPr>
        <w:t>artigo</w:t>
      </w:r>
      <w:r w:rsidR="004C1D16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tem como objeti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vo geral </w:t>
      </w:r>
      <w:r w:rsidR="00CC15FB" w:rsidRPr="00DC56D4">
        <w:rPr>
          <w:rFonts w:ascii="Times" w:eastAsia="Times New Roman" w:hAnsi="Times" w:cs="Times"/>
          <w:sz w:val="24"/>
          <w:szCs w:val="24"/>
          <w:lang w:eastAsia="pt-BR"/>
        </w:rPr>
        <w:t>a</w:t>
      </w:r>
      <w:r w:rsidR="007327C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nalisar e desenvolver uma aplicação utilizando 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>V</w:t>
      </w:r>
      <w:r w:rsidR="007327C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isão 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>C</w:t>
      </w:r>
      <w:r w:rsidR="007327C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omputacional </w:t>
      </w:r>
      <w:r w:rsidR="00B20F9D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integrada com </w:t>
      </w:r>
      <w:r w:rsidR="0073373B" w:rsidRPr="00DC56D4">
        <w:rPr>
          <w:rFonts w:ascii="Times" w:eastAsia="Times New Roman" w:hAnsi="Times" w:cs="Times"/>
          <w:sz w:val="24"/>
          <w:szCs w:val="24"/>
          <w:lang w:eastAsia="pt-BR"/>
        </w:rPr>
        <w:t>um dispositivo</w:t>
      </w:r>
      <w:r w:rsidR="007327C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Io</w:t>
      </w:r>
      <w:r w:rsidR="00F5331B" w:rsidRPr="00DC56D4">
        <w:rPr>
          <w:rFonts w:ascii="Times" w:eastAsia="Times New Roman" w:hAnsi="Times" w:cs="Times"/>
          <w:sz w:val="24"/>
          <w:szCs w:val="24"/>
          <w:lang w:eastAsia="pt-BR"/>
        </w:rPr>
        <w:t>T</w:t>
      </w:r>
      <w:r w:rsidR="0073373B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manufaturado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para </w:t>
      </w:r>
      <w:r w:rsidR="0044531A" w:rsidRPr="00DC56D4">
        <w:rPr>
          <w:rFonts w:ascii="Times" w:eastAsia="Times New Roman" w:hAnsi="Times" w:cs="Times"/>
          <w:sz w:val="24"/>
          <w:szCs w:val="24"/>
          <w:lang w:eastAsia="pt-BR"/>
        </w:rPr>
        <w:t>detecção e</w:t>
      </w:r>
      <w:r w:rsidR="00B20F9D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rastreamento 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>de pessoas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>.</w:t>
      </w:r>
      <w:r w:rsidR="00845B02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Para que haja </w:t>
      </w:r>
      <w:r w:rsidR="00CB4D6D" w:rsidRPr="00DC56D4">
        <w:rPr>
          <w:rFonts w:ascii="Times" w:eastAsia="Times New Roman" w:hAnsi="Times" w:cs="Times"/>
          <w:sz w:val="24"/>
          <w:szCs w:val="24"/>
          <w:lang w:eastAsia="pt-BR"/>
        </w:rPr>
        <w:t>ê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>xito nessa finalidade,</w:t>
      </w:r>
      <w:r w:rsidR="00845B02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>são tomados os seguintes objetivos específicos: a)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>Definir</w:t>
      </w:r>
      <w:r w:rsidR="00C57D33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>os conceitos</w:t>
      </w:r>
      <w:r w:rsidR="00C57D33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de </w:t>
      </w:r>
      <w:r w:rsidR="00CA42F0" w:rsidRPr="00DC56D4">
        <w:rPr>
          <w:rFonts w:ascii="Times" w:eastAsia="Times New Roman" w:hAnsi="Times" w:cs="Times"/>
          <w:sz w:val="24"/>
          <w:szCs w:val="24"/>
          <w:lang w:eastAsia="pt-BR"/>
        </w:rPr>
        <w:t>V</w:t>
      </w:r>
      <w:r w:rsidR="00C57D33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isão </w:t>
      </w:r>
      <w:r w:rsidR="00CA42F0" w:rsidRPr="00DC56D4">
        <w:rPr>
          <w:rFonts w:ascii="Times" w:eastAsia="Times New Roman" w:hAnsi="Times" w:cs="Times"/>
          <w:sz w:val="24"/>
          <w:szCs w:val="24"/>
          <w:lang w:eastAsia="pt-BR"/>
        </w:rPr>
        <w:t>C</w:t>
      </w:r>
      <w:r w:rsidR="00C57D33" w:rsidRPr="00DC56D4">
        <w:rPr>
          <w:rFonts w:ascii="Times" w:eastAsia="Times New Roman" w:hAnsi="Times" w:cs="Times"/>
          <w:sz w:val="24"/>
          <w:szCs w:val="24"/>
          <w:lang w:eastAsia="pt-BR"/>
        </w:rPr>
        <w:t>omputacional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e sua</w:t>
      </w:r>
      <w:r w:rsidRPr="00DC56D4">
        <w:rPr>
          <w:rFonts w:ascii="Times" w:eastAsia="Times New Roman" w:hAnsi="Times" w:cs="Times"/>
          <w:sz w:val="24"/>
          <w:szCs w:val="24"/>
          <w:lang w:eastAsia="pt-BR"/>
        </w:rPr>
        <w:t>s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845B02" w:rsidRPr="00DC56D4">
        <w:rPr>
          <w:rFonts w:ascii="Times" w:eastAsia="Times New Roman" w:hAnsi="Times" w:cs="Times"/>
          <w:sz w:val="24"/>
          <w:szCs w:val="24"/>
          <w:lang w:eastAsia="pt-BR"/>
        </w:rPr>
        <w:t>aplicações</w:t>
      </w:r>
      <w:r w:rsidR="00C121EB">
        <w:rPr>
          <w:rFonts w:ascii="Times" w:eastAsia="Times New Roman" w:hAnsi="Times" w:cs="Times"/>
          <w:sz w:val="24"/>
          <w:szCs w:val="24"/>
          <w:lang w:eastAsia="pt-BR"/>
        </w:rPr>
        <w:t>;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b)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5F32CE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Investigar </w:t>
      </w:r>
      <w:r w:rsidR="004F34C5" w:rsidRPr="00DC56D4">
        <w:rPr>
          <w:rFonts w:ascii="Times" w:eastAsia="Times New Roman" w:hAnsi="Times" w:cs="Times"/>
          <w:sz w:val="24"/>
          <w:szCs w:val="24"/>
          <w:lang w:eastAsia="pt-BR"/>
        </w:rPr>
        <w:t>os diferentes</w:t>
      </w:r>
      <w:r w:rsidR="005F32CE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dispositivos IoT</w:t>
      </w:r>
      <w:r w:rsidR="00C121EB" w:rsidRPr="001A69E5">
        <w:rPr>
          <w:rFonts w:ascii="Times" w:eastAsia="Times New Roman" w:hAnsi="Times" w:cs="Times"/>
          <w:sz w:val="24"/>
          <w:szCs w:val="24"/>
          <w:lang w:eastAsia="pt-BR"/>
        </w:rPr>
        <w:t>;</w:t>
      </w:r>
      <w:r w:rsidRPr="001A69E5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5F32CE" w:rsidRPr="00DC56D4">
        <w:rPr>
          <w:rFonts w:ascii="Times" w:eastAsia="Times New Roman" w:hAnsi="Times" w:cs="Times"/>
          <w:sz w:val="24"/>
          <w:szCs w:val="24"/>
          <w:lang w:eastAsia="pt-BR"/>
        </w:rPr>
        <w:t>c</w:t>
      </w:r>
      <w:r w:rsidRPr="00DC56D4">
        <w:rPr>
          <w:rFonts w:ascii="Times" w:eastAsia="Times New Roman" w:hAnsi="Times" w:cs="Times"/>
          <w:sz w:val="24"/>
          <w:szCs w:val="24"/>
          <w:lang w:eastAsia="pt-BR"/>
        </w:rPr>
        <w:t>)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F5331B" w:rsidRPr="00DC56D4">
        <w:rPr>
          <w:rFonts w:ascii="Times" w:eastAsia="Times New Roman" w:hAnsi="Times" w:cs="Times"/>
          <w:sz w:val="24"/>
          <w:szCs w:val="24"/>
          <w:lang w:eastAsia="pt-BR"/>
        </w:rPr>
        <w:t>I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>nvestigar e trabalhar com a</w:t>
      </w:r>
      <w:r w:rsidR="00B53C3B" w:rsidRPr="00DC56D4">
        <w:rPr>
          <w:rFonts w:ascii="Times" w:eastAsia="Times New Roman" w:hAnsi="Times" w:cs="Times"/>
          <w:sz w:val="24"/>
          <w:szCs w:val="24"/>
          <w:lang w:eastAsia="pt-BR"/>
        </w:rPr>
        <w:t>s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bibliotecas </w:t>
      </w:r>
      <w:r w:rsidR="00BB5E62" w:rsidRPr="00DC56D4">
        <w:rPr>
          <w:rFonts w:ascii="Times" w:eastAsia="Times New Roman" w:hAnsi="Times" w:cs="Times"/>
          <w:sz w:val="24"/>
          <w:szCs w:val="24"/>
          <w:lang w:eastAsia="pt-BR"/>
        </w:rPr>
        <w:t>de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B20F9D" w:rsidRPr="00DC56D4">
        <w:rPr>
          <w:rFonts w:ascii="Times" w:eastAsia="Times New Roman" w:hAnsi="Times" w:cs="Times"/>
          <w:sz w:val="24"/>
          <w:szCs w:val="24"/>
          <w:lang w:eastAsia="pt-BR"/>
        </w:rPr>
        <w:t>processamento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de imagens</w:t>
      </w:r>
      <w:r w:rsidR="00C121EB">
        <w:rPr>
          <w:rFonts w:ascii="Times" w:eastAsia="Times New Roman" w:hAnsi="Times" w:cs="Times"/>
          <w:sz w:val="24"/>
          <w:szCs w:val="24"/>
          <w:lang w:eastAsia="pt-BR"/>
        </w:rPr>
        <w:t>;</w:t>
      </w:r>
      <w:r w:rsidR="00CA42F0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 d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) </w:t>
      </w:r>
      <w:r w:rsidRPr="00DC56D4">
        <w:rPr>
          <w:rFonts w:ascii="Times" w:eastAsia="Times New Roman" w:hAnsi="Times" w:cs="Times"/>
          <w:sz w:val="24"/>
          <w:szCs w:val="24"/>
          <w:lang w:eastAsia="pt-BR"/>
        </w:rPr>
        <w:t>I</w:t>
      </w:r>
      <w:r w:rsidR="00B7508C" w:rsidRPr="00DC56D4">
        <w:rPr>
          <w:rFonts w:ascii="Times" w:eastAsia="Times New Roman" w:hAnsi="Times" w:cs="Times"/>
          <w:sz w:val="24"/>
          <w:szCs w:val="24"/>
          <w:lang w:eastAsia="pt-BR"/>
        </w:rPr>
        <w:t xml:space="preserve">ntegrar o </w:t>
      </w:r>
      <w:r w:rsidRPr="00DC56D4">
        <w:rPr>
          <w:rFonts w:ascii="Times" w:eastAsia="Times New Roman" w:hAnsi="Times" w:cs="Times"/>
          <w:sz w:val="24"/>
          <w:szCs w:val="24"/>
          <w:lang w:eastAsia="pt-BR"/>
        </w:rPr>
        <w:t>conhecimento adquirido para utilizar em uma aplica</w:t>
      </w:r>
      <w:r w:rsidR="00AE1E09" w:rsidRPr="00DC56D4">
        <w:rPr>
          <w:rFonts w:ascii="Times" w:eastAsia="Times New Roman" w:hAnsi="Times" w:cs="Times"/>
          <w:sz w:val="24"/>
          <w:szCs w:val="24"/>
          <w:lang w:eastAsia="pt-BR"/>
        </w:rPr>
        <w:t>çã</w:t>
      </w:r>
      <w:r w:rsidRPr="00DC56D4">
        <w:rPr>
          <w:rFonts w:ascii="Times" w:eastAsia="Times New Roman" w:hAnsi="Times" w:cs="Times"/>
          <w:sz w:val="24"/>
          <w:szCs w:val="24"/>
          <w:lang w:eastAsia="pt-BR"/>
        </w:rPr>
        <w:t>o Io</w:t>
      </w:r>
      <w:r w:rsidR="00CB4D6D" w:rsidRPr="00DC56D4">
        <w:rPr>
          <w:rFonts w:ascii="Times" w:eastAsia="Times New Roman" w:hAnsi="Times" w:cs="Times"/>
          <w:sz w:val="24"/>
          <w:szCs w:val="24"/>
          <w:lang w:eastAsia="pt-BR"/>
        </w:rPr>
        <w:t>T</w:t>
      </w:r>
      <w:r w:rsidRPr="00DC56D4">
        <w:rPr>
          <w:rFonts w:ascii="Times" w:eastAsia="Times New Roman" w:hAnsi="Times" w:cs="Times"/>
          <w:sz w:val="24"/>
          <w:szCs w:val="24"/>
          <w:lang w:eastAsia="pt-BR"/>
        </w:rPr>
        <w:t>.</w:t>
      </w:r>
    </w:p>
    <w:p w14:paraId="5678C1C2" w14:textId="0A41D29A" w:rsidR="0057036B" w:rsidRPr="00207520" w:rsidRDefault="00EB59FE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"/>
          <w:sz w:val="24"/>
          <w:szCs w:val="24"/>
          <w:lang w:eastAsia="pt-BR"/>
        </w:rPr>
      </w:pPr>
      <w:r w:rsidRPr="00207520">
        <w:rPr>
          <w:rFonts w:ascii="Times" w:eastAsia="Times New Roman" w:hAnsi="Times" w:cs="Times"/>
          <w:sz w:val="24"/>
          <w:szCs w:val="24"/>
          <w:lang w:eastAsia="pt-BR"/>
        </w:rPr>
        <w:tab/>
      </w:r>
      <w:r w:rsidR="00C377FA" w:rsidRPr="00207520">
        <w:rPr>
          <w:rFonts w:ascii="Times" w:eastAsia="Times New Roman" w:hAnsi="Times" w:cs="Times"/>
          <w:sz w:val="24"/>
          <w:szCs w:val="24"/>
          <w:lang w:eastAsia="pt-BR"/>
        </w:rPr>
        <w:t>Dado o cenário, analisa-se, portanto, a capacidade de combinar tecnologias de Visão Computacional e dispositivos IoT, buscando uma aplicação funcional entre ambos.</w:t>
      </w:r>
    </w:p>
    <w:p w14:paraId="5053EE3E" w14:textId="24A33A24" w:rsidR="00CF5ACD" w:rsidRPr="00207520" w:rsidRDefault="0057036B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"/>
          <w:sz w:val="24"/>
          <w:szCs w:val="24"/>
          <w:lang w:eastAsia="pt-BR"/>
        </w:rPr>
      </w:pPr>
      <w:r w:rsidRPr="00F15CE5">
        <w:rPr>
          <w:rFonts w:ascii="Times" w:eastAsia="Times New Roman" w:hAnsi="Times" w:cs="Times"/>
          <w:color w:val="00B050"/>
          <w:sz w:val="24"/>
          <w:szCs w:val="24"/>
          <w:lang w:eastAsia="pt-BR"/>
        </w:rPr>
        <w:tab/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O estudo é dividido em </w:t>
      </w:r>
      <w:r w:rsidR="00BA60F6" w:rsidRPr="00207520">
        <w:rPr>
          <w:rFonts w:ascii="Times" w:eastAsia="Times New Roman" w:hAnsi="Times" w:cs="Times"/>
          <w:sz w:val="24"/>
          <w:szCs w:val="24"/>
          <w:lang w:eastAsia="pt-BR"/>
        </w:rPr>
        <w:t>4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partes.</w:t>
      </w:r>
      <w:r w:rsidR="00845B02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Na primeira seção </w:t>
      </w:r>
      <w:r w:rsidR="00BB5E62" w:rsidRPr="00207520">
        <w:rPr>
          <w:rFonts w:ascii="Times" w:eastAsia="Times New Roman" w:hAnsi="Times" w:cs="Times"/>
          <w:sz w:val="24"/>
          <w:szCs w:val="24"/>
          <w:lang w:eastAsia="pt-BR"/>
        </w:rPr>
        <w:t>são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BB5E62" w:rsidRPr="00207520">
        <w:rPr>
          <w:rFonts w:ascii="Times" w:eastAsia="Times New Roman" w:hAnsi="Times" w:cs="Times"/>
          <w:sz w:val="24"/>
          <w:szCs w:val="24"/>
          <w:lang w:eastAsia="pt-BR"/>
        </w:rPr>
        <w:t>apresentados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22391A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os conceitos 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sobre </w:t>
      </w:r>
      <w:r w:rsidR="0022391A" w:rsidRPr="00207520">
        <w:rPr>
          <w:rFonts w:ascii="Times" w:eastAsia="Times New Roman" w:hAnsi="Times" w:cs="Times"/>
          <w:sz w:val="24"/>
          <w:szCs w:val="24"/>
          <w:lang w:eastAsia="pt-BR"/>
        </w:rPr>
        <w:t>V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isão </w:t>
      </w:r>
      <w:r w:rsidR="00CA42F0" w:rsidRPr="00207520">
        <w:rPr>
          <w:rFonts w:ascii="Times" w:eastAsia="Times New Roman" w:hAnsi="Times" w:cs="Times"/>
          <w:sz w:val="24"/>
          <w:szCs w:val="24"/>
          <w:lang w:eastAsia="pt-BR"/>
        </w:rPr>
        <w:t>Computacional e aplicações IoT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>.</w:t>
      </w:r>
      <w:r w:rsidR="00845B02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>N</w:t>
      </w:r>
      <w:r w:rsidR="0022391A" w:rsidRPr="00207520">
        <w:rPr>
          <w:rFonts w:ascii="Times" w:eastAsia="Times New Roman" w:hAnsi="Times" w:cs="Times"/>
          <w:sz w:val="24"/>
          <w:szCs w:val="24"/>
          <w:lang w:eastAsia="pt-BR"/>
        </w:rPr>
        <w:t>a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22391A" w:rsidRPr="00207520">
        <w:rPr>
          <w:rFonts w:ascii="Times" w:eastAsia="Times New Roman" w:hAnsi="Times" w:cs="Times"/>
          <w:sz w:val="24"/>
          <w:szCs w:val="24"/>
          <w:lang w:eastAsia="pt-BR"/>
        </w:rPr>
        <w:t>segunda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22391A" w:rsidRPr="00207520">
        <w:rPr>
          <w:rFonts w:ascii="Times" w:eastAsia="Times New Roman" w:hAnsi="Times" w:cs="Times"/>
          <w:sz w:val="24"/>
          <w:szCs w:val="24"/>
          <w:lang w:eastAsia="pt-BR"/>
        </w:rPr>
        <w:t>seção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BB5E62" w:rsidRPr="00207520">
        <w:rPr>
          <w:rFonts w:ascii="Times" w:eastAsia="Times New Roman" w:hAnsi="Times" w:cs="Times"/>
          <w:sz w:val="24"/>
          <w:szCs w:val="24"/>
          <w:lang w:eastAsia="pt-BR"/>
        </w:rPr>
        <w:t>são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discuti</w:t>
      </w:r>
      <w:r w:rsidRPr="00207520">
        <w:rPr>
          <w:rFonts w:ascii="Times" w:eastAsia="Times New Roman" w:hAnsi="Times" w:cs="Times"/>
          <w:sz w:val="24"/>
          <w:szCs w:val="24"/>
          <w:lang w:eastAsia="pt-BR"/>
        </w:rPr>
        <w:t>d</w:t>
      </w:r>
      <w:r w:rsidR="00CB4D6D" w:rsidRPr="00207520">
        <w:rPr>
          <w:rFonts w:ascii="Times" w:eastAsia="Times New Roman" w:hAnsi="Times" w:cs="Times"/>
          <w:sz w:val="24"/>
          <w:szCs w:val="24"/>
          <w:lang w:eastAsia="pt-BR"/>
        </w:rPr>
        <w:t>a</w:t>
      </w:r>
      <w:r w:rsidR="00BB5E62" w:rsidRPr="00207520">
        <w:rPr>
          <w:rFonts w:ascii="Times" w:eastAsia="Times New Roman" w:hAnsi="Times" w:cs="Times"/>
          <w:sz w:val="24"/>
          <w:szCs w:val="24"/>
          <w:lang w:eastAsia="pt-BR"/>
        </w:rPr>
        <w:t>s</w:t>
      </w:r>
      <w:r w:rsidR="000E2573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a</w:t>
      </w:r>
      <w:r w:rsidR="00CA42F0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s técnicas de </w:t>
      </w:r>
      <w:r w:rsidR="00DA21CA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detecção </w:t>
      </w:r>
      <w:r w:rsidR="00D77993" w:rsidRPr="00207520">
        <w:rPr>
          <w:rFonts w:ascii="Times" w:eastAsia="Times New Roman" w:hAnsi="Times" w:cs="Times"/>
          <w:sz w:val="24"/>
          <w:szCs w:val="24"/>
          <w:lang w:eastAsia="pt-BR"/>
        </w:rPr>
        <w:t>e rastreamento</w:t>
      </w:r>
      <w:r w:rsidR="007F35D7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de pessoas</w:t>
      </w:r>
      <w:r w:rsidR="00265331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. </w:t>
      </w:r>
      <w:r w:rsidR="00CA42F0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A </w:t>
      </w:r>
      <w:r w:rsidR="00BA60F6" w:rsidRPr="00207520">
        <w:rPr>
          <w:rFonts w:ascii="Times" w:eastAsia="Times New Roman" w:hAnsi="Times" w:cs="Times"/>
          <w:sz w:val="24"/>
          <w:szCs w:val="24"/>
          <w:lang w:eastAsia="pt-BR"/>
        </w:rPr>
        <w:t>terceira</w:t>
      </w:r>
      <w:r w:rsidR="00597FEB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seção traz um comparativo entre os possíveis controladores utilizados no projeto </w:t>
      </w:r>
      <w:r w:rsidR="00CA42F0" w:rsidRPr="00207520">
        <w:rPr>
          <w:rFonts w:ascii="Times" w:eastAsia="Times New Roman" w:hAnsi="Times" w:cs="Times"/>
          <w:sz w:val="24"/>
          <w:szCs w:val="24"/>
          <w:lang w:eastAsia="pt-BR"/>
        </w:rPr>
        <w:t>e</w:t>
      </w:r>
      <w:r w:rsidR="00BA60F6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a quarta </w:t>
      </w:r>
      <w:r w:rsidR="00B92FF6" w:rsidRPr="00207520">
        <w:rPr>
          <w:rFonts w:ascii="Times" w:eastAsia="Times New Roman" w:hAnsi="Times" w:cs="Times"/>
          <w:sz w:val="24"/>
          <w:szCs w:val="24"/>
          <w:lang w:eastAsia="pt-BR"/>
        </w:rPr>
        <w:t>seç</w:t>
      </w:r>
      <w:r w:rsidR="00BA60F6" w:rsidRPr="00207520">
        <w:rPr>
          <w:rFonts w:ascii="Times" w:eastAsia="Times New Roman" w:hAnsi="Times" w:cs="Times"/>
          <w:sz w:val="24"/>
          <w:szCs w:val="24"/>
          <w:lang w:eastAsia="pt-BR"/>
        </w:rPr>
        <w:t>ão</w:t>
      </w:r>
      <w:r w:rsidR="00B92FF6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</w:t>
      </w:r>
      <w:r w:rsidR="00CA42F0" w:rsidRPr="00207520">
        <w:rPr>
          <w:rFonts w:ascii="Times" w:eastAsia="Times New Roman" w:hAnsi="Times" w:cs="Times"/>
          <w:sz w:val="24"/>
          <w:szCs w:val="24"/>
          <w:lang w:eastAsia="pt-BR"/>
        </w:rPr>
        <w:t>apresenta</w:t>
      </w:r>
      <w:r w:rsidR="00597FEB" w:rsidRPr="00207520">
        <w:rPr>
          <w:rFonts w:ascii="Times" w:eastAsia="Times New Roman" w:hAnsi="Times" w:cs="Times"/>
          <w:sz w:val="24"/>
          <w:szCs w:val="24"/>
          <w:lang w:eastAsia="pt-BR"/>
        </w:rPr>
        <w:t xml:space="preserve"> uma discussão sobre os módulos necessário para a criação do dispositivo IoT</w:t>
      </w:r>
    </w:p>
    <w:p w14:paraId="4C1F80C0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2D00B690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37FB0FAB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2E33A0F4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13387C39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6A9C5F72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740E3796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5E9265F3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7D9CA58A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56F59831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3D97F288" w14:textId="77777777" w:rsidR="00437BDA" w:rsidRDefault="00437BDA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6D678EB4" w14:textId="77777777" w:rsidR="00BB0C6A" w:rsidRDefault="00BB0C6A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530249A5" w14:textId="77777777" w:rsidR="00CF5ACD" w:rsidRDefault="00CF5ACD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</w:p>
    <w:p w14:paraId="641ED91F" w14:textId="0B90F48C" w:rsidR="00AB6973" w:rsidRPr="00CF5ACD" w:rsidRDefault="006A361C" w:rsidP="00CF5ACD">
      <w:pPr>
        <w:rPr>
          <w:rFonts w:ascii="Times" w:eastAsia="Times New Roman" w:hAnsi="Times" w:cs="Times"/>
          <w:sz w:val="24"/>
          <w:szCs w:val="24"/>
          <w:lang w:eastAsia="pt-BR"/>
        </w:rPr>
      </w:pPr>
      <w:r w:rsidRPr="00BD2BD0">
        <w:rPr>
          <w:rFonts w:ascii="Times" w:eastAsia="Times New Roman" w:hAnsi="Times" w:cs="Times"/>
          <w:b/>
          <w:bCs/>
          <w:kern w:val="28"/>
          <w:sz w:val="26"/>
          <w:szCs w:val="26"/>
          <w:lang w:eastAsia="pt-BR"/>
        </w:rPr>
        <w:t>2. R</w:t>
      </w:r>
      <w:r w:rsidR="008D3E3D" w:rsidRPr="00BD2BD0">
        <w:rPr>
          <w:rFonts w:ascii="Times" w:eastAsia="Times New Roman" w:hAnsi="Times" w:cs="Times"/>
          <w:b/>
          <w:bCs/>
          <w:kern w:val="28"/>
          <w:sz w:val="26"/>
          <w:szCs w:val="26"/>
          <w:lang w:eastAsia="pt-BR"/>
        </w:rPr>
        <w:t>eferencial Teórico</w:t>
      </w:r>
    </w:p>
    <w:p w14:paraId="57868D0A" w14:textId="7B6400C6" w:rsidR="005C4F36" w:rsidRPr="00DC56D4" w:rsidRDefault="003D343A" w:rsidP="00DC56D4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A </w:t>
      </w:r>
      <w:r w:rsidR="00CB74C5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Visão Computacional é uma subárea da </w:t>
      </w:r>
      <w:r w:rsidR="00CB4D6D" w:rsidRPr="00DC56D4">
        <w:rPr>
          <w:rFonts w:ascii="Times" w:eastAsia="Times New Roman" w:hAnsi="Times" w:cs="Times New Roman"/>
          <w:sz w:val="24"/>
          <w:szCs w:val="24"/>
          <w:lang w:eastAsia="pt-BR"/>
        </w:rPr>
        <w:t>C</w:t>
      </w:r>
      <w:r w:rsidR="00CB74C5" w:rsidRPr="00DC56D4">
        <w:rPr>
          <w:rFonts w:ascii="Times" w:eastAsia="Times New Roman" w:hAnsi="Times" w:cs="Times New Roman"/>
          <w:sz w:val="24"/>
          <w:szCs w:val="24"/>
          <w:lang w:eastAsia="pt-BR"/>
        </w:rPr>
        <w:t>omputação re</w:t>
      </w:r>
      <w:r w:rsidR="00CB4D6D" w:rsidRPr="00DC56D4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="00CB74C5" w:rsidRPr="00DC56D4">
        <w:rPr>
          <w:rFonts w:ascii="Times" w:eastAsia="Times New Roman" w:hAnsi="Times" w:cs="Times New Roman"/>
          <w:sz w:val="24"/>
          <w:szCs w:val="24"/>
          <w:lang w:eastAsia="pt-BR"/>
        </w:rPr>
        <w:t>ponsável por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fazer com que o computador possa reconhecer o mundo a partir d</w:t>
      </w:r>
      <w:r w:rsidR="00D5610A" w:rsidRPr="00DC56D4">
        <w:rPr>
          <w:rFonts w:ascii="Times" w:eastAsia="Times New Roman" w:hAnsi="Times" w:cs="Times New Roman"/>
          <w:sz w:val="24"/>
          <w:szCs w:val="24"/>
          <w:lang w:eastAsia="pt-BR"/>
        </w:rPr>
        <w:t>o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processamento de imagens.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De acordo com </w:t>
      </w:r>
      <w:r w:rsidR="006A361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Kakani et </w:t>
      </w:r>
      <w:r w:rsidR="0044531A" w:rsidRPr="00DC56D4">
        <w:rPr>
          <w:rFonts w:ascii="Times" w:eastAsia="Times New Roman" w:hAnsi="Times" w:cs="Times New Roman"/>
          <w:sz w:val="24"/>
          <w:szCs w:val="24"/>
          <w:lang w:eastAsia="pt-BR"/>
        </w:rPr>
        <w:t>al. (</w:t>
      </w:r>
      <w:r w:rsidR="006A361C" w:rsidRPr="00DC56D4">
        <w:rPr>
          <w:rFonts w:ascii="Times" w:eastAsia="Times New Roman" w:hAnsi="Times" w:cs="Times New Roman"/>
          <w:sz w:val="24"/>
          <w:szCs w:val="24"/>
          <w:lang w:eastAsia="pt-BR"/>
        </w:rPr>
        <w:t>2020)</w:t>
      </w:r>
      <w:r w:rsidR="00B92FF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essa área começou a ser explorada 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no começo da 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década de </w:t>
      </w:r>
      <w:r w:rsidR="00B92FF6">
        <w:rPr>
          <w:rFonts w:ascii="Times" w:eastAsia="Times New Roman" w:hAnsi="Times" w:cs="Times New Roman"/>
          <w:sz w:val="24"/>
          <w:szCs w:val="24"/>
          <w:lang w:eastAsia="pt-BR"/>
        </w:rPr>
        <w:t>19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70 com o objetivo de 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>“mimetizar”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 visão humana </w:t>
      </w:r>
      <w:r w:rsidR="006A361C" w:rsidRPr="00DC56D4">
        <w:rPr>
          <w:rFonts w:ascii="Times" w:eastAsia="Times New Roman" w:hAnsi="Times" w:cs="Times New Roman"/>
          <w:sz w:val="24"/>
          <w:szCs w:val="24"/>
          <w:lang w:eastAsia="pt-BR"/>
        </w:rPr>
        <w:t>em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um</w:t>
      </w:r>
      <w:r w:rsidR="006A361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dispo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si</w:t>
      </w:r>
      <w:r w:rsidR="006A361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tivo </w:t>
      </w:r>
      <w:r w:rsidR="006C2F56" w:rsidRPr="00DC56D4">
        <w:rPr>
          <w:rFonts w:ascii="Times" w:eastAsia="Times New Roman" w:hAnsi="Times" w:cs="Times New Roman"/>
          <w:sz w:val="24"/>
          <w:szCs w:val="24"/>
          <w:lang w:eastAsia="pt-BR"/>
        </w:rPr>
        <w:t>computacional</w:t>
      </w:r>
      <w:r w:rsidR="006A361C" w:rsidRPr="00DC56D4">
        <w:rPr>
          <w:rFonts w:ascii="Times" w:eastAsia="Times New Roman" w:hAnsi="Times" w:cs="Times New Roman"/>
          <w:sz w:val="24"/>
          <w:szCs w:val="24"/>
          <w:lang w:eastAsia="pt-BR"/>
        </w:rPr>
        <w:t>.</w:t>
      </w:r>
    </w:p>
    <w:p w14:paraId="6821A4A3" w14:textId="23D2CE19" w:rsidR="00FE47C3" w:rsidRPr="00DC56D4" w:rsidRDefault="00B92FF6" w:rsidP="00DC56D4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>
        <w:rPr>
          <w:rFonts w:ascii="Times" w:eastAsia="Times New Roman" w:hAnsi="Times" w:cs="Times New Roman"/>
          <w:sz w:val="24"/>
          <w:szCs w:val="24"/>
          <w:lang w:eastAsia="pt-BR"/>
        </w:rPr>
        <w:t xml:space="preserve">Com 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>o tempo</w:t>
      </w:r>
      <w:r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 </w:t>
      </w:r>
      <w:r w:rsidR="006A361C" w:rsidRPr="00DC56D4">
        <w:rPr>
          <w:rFonts w:ascii="Times" w:eastAsia="Times New Roman" w:hAnsi="Times" w:cs="Times New Roman"/>
          <w:sz w:val="24"/>
          <w:szCs w:val="24"/>
          <w:lang w:eastAsia="pt-BR"/>
        </w:rPr>
        <w:t>V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isão </w:t>
      </w:r>
      <w:r w:rsidR="006A361C" w:rsidRPr="00DC56D4">
        <w:rPr>
          <w:rFonts w:ascii="Times" w:eastAsia="Times New Roman" w:hAnsi="Times" w:cs="Times New Roman"/>
          <w:sz w:val="24"/>
          <w:szCs w:val="24"/>
          <w:lang w:eastAsia="pt-BR"/>
        </w:rPr>
        <w:t>C</w:t>
      </w:r>
      <w:r w:rsidR="00651C6B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omputacional foi </w:t>
      </w:r>
      <w:r>
        <w:rPr>
          <w:rFonts w:ascii="Times" w:eastAsia="Times New Roman" w:hAnsi="Times" w:cs="Times New Roman"/>
          <w:sz w:val="24"/>
          <w:szCs w:val="24"/>
          <w:lang w:eastAsia="pt-BR"/>
        </w:rPr>
        <w:t xml:space="preserve">sendo aprimorada e ramificada 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>para novas áreas</w:t>
      </w:r>
      <w:r w:rsidR="00CB4D6D" w:rsidRPr="00DC56D4">
        <w:rPr>
          <w:rFonts w:ascii="Times" w:eastAsia="Times New Roman" w:hAnsi="Times" w:cs="Times New Roman"/>
          <w:sz w:val="24"/>
          <w:szCs w:val="24"/>
          <w:lang w:eastAsia="pt-BR"/>
        </w:rPr>
        <w:t>;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A43FD6" w:rsidRPr="00DC56D4">
        <w:rPr>
          <w:rFonts w:ascii="Times" w:eastAsia="Times New Roman" w:hAnsi="Times" w:cs="Times New Roman"/>
          <w:sz w:val="24"/>
          <w:szCs w:val="24"/>
          <w:lang w:eastAsia="pt-BR"/>
        </w:rPr>
        <w:t>entre elas</w:t>
      </w:r>
      <w:r w:rsidR="00CB4D6D" w:rsidRPr="00DC56D4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A43FD6" w:rsidRPr="00DC56D4">
        <w:rPr>
          <w:rFonts w:ascii="Times" w:eastAsia="Times New Roman" w:hAnsi="Times" w:cs="Times New Roman"/>
          <w:sz w:val="24"/>
          <w:szCs w:val="24"/>
          <w:lang w:eastAsia="pt-BR"/>
        </w:rPr>
        <w:t>o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processamento de sinais,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fotometria </w:t>
      </w:r>
      <w:r w:rsidR="00A43FD6" w:rsidRPr="00DC56D4">
        <w:rPr>
          <w:rFonts w:ascii="Times" w:eastAsia="Times New Roman" w:hAnsi="Times" w:cs="Times New Roman"/>
          <w:sz w:val="24"/>
          <w:szCs w:val="24"/>
          <w:lang w:eastAsia="pt-BR"/>
        </w:rPr>
        <w:t>e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geometria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>Contudo</w:t>
      </w:r>
      <w:r w:rsidR="00CB4D6D" w:rsidRPr="00DC56D4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 partir de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>2010</w:t>
      </w:r>
      <w:r w:rsidR="00FD5C99" w:rsidRPr="00DC56D4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a </w:t>
      </w:r>
      <w:r w:rsidR="0022391A" w:rsidRPr="00DC56D4">
        <w:rPr>
          <w:rFonts w:ascii="Times" w:eastAsia="Times New Roman" w:hAnsi="Times" w:cs="Times New Roman"/>
          <w:sz w:val="24"/>
          <w:szCs w:val="24"/>
          <w:lang w:eastAsia="pt-BR"/>
        </w:rPr>
        <w:t>V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isão </w:t>
      </w:r>
      <w:r w:rsidR="0022391A" w:rsidRPr="00DC56D4">
        <w:rPr>
          <w:rFonts w:ascii="Times" w:eastAsia="Times New Roman" w:hAnsi="Times" w:cs="Times New Roman"/>
          <w:sz w:val="24"/>
          <w:szCs w:val="24"/>
          <w:lang w:eastAsia="pt-BR"/>
        </w:rPr>
        <w:t>C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omputacional se tornou mais 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robusta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ao incorpor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a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>r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44531A" w:rsidRPr="00DC56D4">
        <w:rPr>
          <w:rFonts w:ascii="Times" w:eastAsia="Times New Roman" w:hAnsi="Times" w:cs="Times New Roman"/>
          <w:sz w:val="24"/>
          <w:szCs w:val="24"/>
          <w:lang w:eastAsia="pt-BR"/>
        </w:rPr>
        <w:t>os conceitos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de </w:t>
      </w:r>
      <w:r w:rsidR="0022391A" w:rsidRPr="00DC56D4">
        <w:rPr>
          <w:rFonts w:ascii="Times" w:eastAsia="Times New Roman" w:hAnsi="Times" w:cs="Times New Roman"/>
          <w:sz w:val="24"/>
          <w:szCs w:val="24"/>
          <w:lang w:eastAsia="pt-BR"/>
        </w:rPr>
        <w:t>I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nteligência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22391A" w:rsidRPr="00DC56D4">
        <w:rPr>
          <w:rFonts w:ascii="Times" w:eastAsia="Times New Roman" w:hAnsi="Times" w:cs="Times New Roman"/>
          <w:sz w:val="24"/>
          <w:szCs w:val="24"/>
          <w:lang w:eastAsia="pt-BR"/>
        </w:rPr>
        <w:t>A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rtificial</w:t>
      </w:r>
      <w:r w:rsidR="0016679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em suas aplicações</w:t>
      </w:r>
      <w:r w:rsidR="00FD5C99" w:rsidRPr="00DC56D4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="00845B02" w:rsidRPr="00DC56D4">
        <w:rPr>
          <w:rFonts w:ascii="Times" w:eastAsia="Times New Roman" w:hAnsi="Times" w:cs="Times"/>
          <w:sz w:val="24"/>
          <w:szCs w:val="24"/>
          <w:lang w:eastAsia="pt-BR"/>
        </w:rPr>
        <w:t>SZELISKI</w:t>
      </w:r>
      <w:r w:rsidR="00845B02" w:rsidRPr="00DC56D4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FD5C99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2022)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.</w:t>
      </w:r>
    </w:p>
    <w:p w14:paraId="325FFD47" w14:textId="7517FF87" w:rsidR="00FE47C3" w:rsidRPr="00DC56D4" w:rsidRDefault="00FE47C3" w:rsidP="00DC56D4">
      <w:pPr>
        <w:tabs>
          <w:tab w:val="left" w:pos="720"/>
        </w:tabs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>O uso da Intelig</w:t>
      </w:r>
      <w:r w:rsidR="00FD5C99" w:rsidRPr="00DC56D4">
        <w:rPr>
          <w:rFonts w:ascii="Times" w:eastAsia="Times New Roman" w:hAnsi="Times" w:cs="Times New Roman"/>
          <w:sz w:val="24"/>
          <w:szCs w:val="24"/>
          <w:lang w:eastAsia="pt-BR"/>
        </w:rPr>
        <w:t>ê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>ncia Ar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t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>ificial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pode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resolver diversos problemas complexos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. Dentro do contexto de </w:t>
      </w:r>
      <w:r w:rsidR="00FD5C99" w:rsidRPr="00DC56D4">
        <w:rPr>
          <w:rFonts w:ascii="Times" w:eastAsia="Times New Roman" w:hAnsi="Times" w:cs="Times New Roman"/>
          <w:sz w:val="24"/>
          <w:szCs w:val="24"/>
          <w:lang w:eastAsia="pt-BR"/>
        </w:rPr>
        <w:t>I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nteligência Artificial podemos destacar o </w:t>
      </w:r>
      <w:r w:rsidR="006C2F56" w:rsidRPr="00DC56D4">
        <w:rPr>
          <w:rFonts w:ascii="Times" w:eastAsia="Times New Roman" w:hAnsi="Times" w:cs="Times New Roman"/>
          <w:sz w:val="24"/>
          <w:szCs w:val="24"/>
          <w:lang w:eastAsia="pt-BR"/>
        </w:rPr>
        <w:t>A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prendizado de </w:t>
      </w:r>
      <w:r w:rsidR="006C2F56" w:rsidRPr="00DC56D4">
        <w:rPr>
          <w:rFonts w:ascii="Times" w:eastAsia="Times New Roman" w:hAnsi="Times" w:cs="Times New Roman"/>
          <w:sz w:val="24"/>
          <w:szCs w:val="24"/>
          <w:lang w:eastAsia="pt-BR"/>
        </w:rPr>
        <w:t>M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>áquina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FD5C99" w:rsidRPr="00B92FF6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M</w:t>
      </w:r>
      <w:r w:rsidR="00815C8F" w:rsidRPr="00B92FF6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 xml:space="preserve">achine </w:t>
      </w:r>
      <w:r w:rsidR="00FD5C99" w:rsidRPr="00B92FF6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L</w:t>
      </w:r>
      <w:r w:rsidR="00815C8F" w:rsidRPr="00B92FF6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earning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ou ML), que trouxe mais poder para automação de tarefas,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processamento de linguagem natural </w:t>
      </w:r>
      <w:r w:rsidR="00B92FF6">
        <w:rPr>
          <w:rFonts w:ascii="Times" w:eastAsia="Times New Roman" w:hAnsi="Times" w:cs="Times New Roman"/>
          <w:sz w:val="24"/>
          <w:szCs w:val="24"/>
          <w:lang w:eastAsia="pt-BR"/>
        </w:rPr>
        <w:t>e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outras aplicações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De acordo com </w:t>
      </w:r>
      <w:r w:rsidR="006A361C" w:rsidRPr="00DC56D4">
        <w:rPr>
          <w:rFonts w:ascii="Times" w:eastAsia="Times New Roman" w:hAnsi="Times" w:cs="Times New Roman"/>
          <w:sz w:val="24"/>
          <w:szCs w:val="24"/>
          <w:lang w:eastAsia="pt-BR"/>
        </w:rPr>
        <w:t>Lurdemir (2020)</w:t>
      </w:r>
      <w:r w:rsidR="00B92FF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o uso d</w:t>
      </w:r>
      <w:r w:rsidR="006C2F56" w:rsidRPr="00DC56D4">
        <w:rPr>
          <w:rFonts w:ascii="Times" w:eastAsia="Times New Roman" w:hAnsi="Times" w:cs="Times New Roman"/>
          <w:sz w:val="24"/>
          <w:szCs w:val="24"/>
          <w:lang w:eastAsia="pt-BR"/>
        </w:rPr>
        <w:t>e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B92FF6">
        <w:rPr>
          <w:rFonts w:ascii="Times" w:eastAsia="Times New Roman" w:hAnsi="Times" w:cs="Times New Roman"/>
          <w:sz w:val="24"/>
          <w:szCs w:val="24"/>
          <w:lang w:eastAsia="pt-BR"/>
        </w:rPr>
        <w:t xml:space="preserve">Aprendizado de Máquina 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>pode ser vantajoso para resolver problemas onde há uma quantidade</w:t>
      </w:r>
      <w:r w:rsidR="00E25513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massiva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de dados para serem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analisados e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trabalhados. </w:t>
      </w:r>
    </w:p>
    <w:p w14:paraId="2EE9E811" w14:textId="2BDAEA16" w:rsidR="002D54F0" w:rsidRPr="00DC56D4" w:rsidRDefault="0066605E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ab/>
      </w:r>
      <w:r w:rsidR="00FD5C99" w:rsidRPr="00DC56D4">
        <w:rPr>
          <w:rFonts w:ascii="Times" w:eastAsia="Times New Roman" w:hAnsi="Times" w:cs="Times New Roman"/>
          <w:sz w:val="24"/>
          <w:szCs w:val="24"/>
          <w:lang w:eastAsia="pt-BR"/>
        </w:rPr>
        <w:t>Pode-se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ampliar o uso do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Aprendizado de Máquina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para se conectar com o conceito de Visão Computacional,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onde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é possível 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encontrar 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>p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adrões </w:t>
      </w:r>
      <w:r w:rsidR="001D1881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em imagens utilizando técnicas de processamento de imagens </w:t>
      </w:r>
      <w:r w:rsidR="00FD5C99" w:rsidRPr="00DC56D4">
        <w:rPr>
          <w:rFonts w:ascii="Times" w:eastAsia="Times New Roman" w:hAnsi="Times" w:cs="Times New Roman"/>
          <w:sz w:val="24"/>
          <w:szCs w:val="24"/>
          <w:lang w:eastAsia="pt-BR"/>
        </w:rPr>
        <w:t>atrelados ao aprendizado de máquina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>Dessa maneira</w:t>
      </w:r>
      <w:r w:rsidR="00B92FF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é possível reconhecer um objeto em uma imagem e atribuir um valor sem</w:t>
      </w:r>
      <w:r w:rsidR="0022391A" w:rsidRPr="00DC56D4">
        <w:rPr>
          <w:rFonts w:ascii="Times" w:eastAsia="Times New Roman" w:hAnsi="Times" w:cs="Times New Roman"/>
          <w:sz w:val="24"/>
          <w:szCs w:val="24"/>
          <w:lang w:eastAsia="pt-BR"/>
        </w:rPr>
        <w:t>â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>ntico ao mesmo,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B92FF6">
        <w:rPr>
          <w:rFonts w:ascii="Times" w:eastAsia="Times New Roman" w:hAnsi="Times" w:cs="Times New Roman"/>
          <w:sz w:val="24"/>
          <w:szCs w:val="24"/>
          <w:lang w:eastAsia="pt-BR"/>
        </w:rPr>
        <w:t xml:space="preserve">possibilitando o reconhecimento de 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>rostos,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>gestos,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cores e 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>movimentos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>SZELISKI,2022</w:t>
      </w:r>
      <w:r w:rsidR="00815C8F" w:rsidRPr="00DC56D4">
        <w:rPr>
          <w:rFonts w:ascii="Times" w:eastAsia="Times New Roman" w:hAnsi="Times" w:cs="Times New Roman"/>
          <w:sz w:val="24"/>
          <w:szCs w:val="24"/>
          <w:lang w:eastAsia="pt-BR"/>
        </w:rPr>
        <w:t>)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>.</w:t>
      </w:r>
    </w:p>
    <w:p w14:paraId="3CEC7014" w14:textId="77777777" w:rsidR="00DE62BD" w:rsidRPr="00DC56D4" w:rsidRDefault="00DE62BD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</w:p>
    <w:p w14:paraId="14686562" w14:textId="51DDF307" w:rsidR="007C40A6" w:rsidRPr="00DC56D4" w:rsidRDefault="0044531A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"/>
          <w:b/>
          <w:bCs/>
          <w:kern w:val="28"/>
          <w:sz w:val="24"/>
          <w:szCs w:val="24"/>
          <w:lang w:eastAsia="pt-BR"/>
        </w:rPr>
      </w:pPr>
      <w:r w:rsidRPr="00DC56D4">
        <w:rPr>
          <w:rFonts w:ascii="Times" w:eastAsia="Times New Roman" w:hAnsi="Times" w:cs="Times"/>
          <w:b/>
          <w:bCs/>
          <w:kern w:val="28"/>
          <w:sz w:val="24"/>
          <w:szCs w:val="24"/>
          <w:lang w:eastAsia="pt-BR"/>
        </w:rPr>
        <w:t xml:space="preserve">2.1 </w:t>
      </w:r>
      <w:r w:rsidR="004F34C5" w:rsidRPr="00DC56D4">
        <w:rPr>
          <w:rFonts w:ascii="Times" w:eastAsia="Times New Roman" w:hAnsi="Times" w:cs="Times"/>
          <w:b/>
          <w:bCs/>
          <w:kern w:val="28"/>
          <w:sz w:val="24"/>
          <w:szCs w:val="24"/>
          <w:lang w:eastAsia="pt-BR"/>
        </w:rPr>
        <w:t>Trabalhos Relacionados</w:t>
      </w:r>
    </w:p>
    <w:p w14:paraId="4766FE2E" w14:textId="6E7B0E5B" w:rsidR="0044531A" w:rsidRPr="00DC56D4" w:rsidRDefault="0044531A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</w:pP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ab/>
        <w:t xml:space="preserve">Existem diversas 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referências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que demonstram como a Visão Computacional pode ser utilizada para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o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reconhecimento de padrões e soluções de problema</w:t>
      </w:r>
      <w:r w:rsidR="004F34C5" w:rsidRPr="00DC56D4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de outras áreas de conhecimento. Na área médica</w:t>
      </w:r>
      <w:r w:rsidR="00C4701E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segundo 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>o trabalho de Tavares et al</w:t>
      </w:r>
      <w:r w:rsidR="00C4701E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(2024)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, 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é 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>notável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 taxa de eficiência dos algoritmos 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de 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>Visão Computacional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para o diagnóstico de câncer de mama, chegando </w:t>
      </w:r>
      <w:r w:rsidR="00092FB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em 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>até 90% de precisão.</w:t>
      </w:r>
      <w:r w:rsidR="00F633D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Desse modo</w:t>
      </w:r>
      <w:r w:rsidR="00C4701E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F633DF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é possível observar que esses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F633DF" w:rsidRPr="00DC56D4">
        <w:rPr>
          <w:rFonts w:ascii="Times" w:eastAsia="Times New Roman" w:hAnsi="Times" w:cs="Times New Roman"/>
          <w:sz w:val="24"/>
          <w:szCs w:val="24"/>
          <w:lang w:eastAsia="pt-BR"/>
        </w:rPr>
        <w:t>algoritmos possuem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capacidade anal</w:t>
      </w:r>
      <w:r w:rsidR="00CC7E1C" w:rsidRPr="00DC56D4">
        <w:rPr>
          <w:rFonts w:ascii="Times" w:eastAsia="Times New Roman" w:hAnsi="Times" w:cs="Times New Roman"/>
          <w:sz w:val="24"/>
          <w:szCs w:val="24"/>
          <w:lang w:eastAsia="pt-BR"/>
        </w:rPr>
        <w:t>í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>tica semelhante a capacidade humana e</w:t>
      </w:r>
      <w:ins w:id="1" w:author="Andre Kishimoto" w:date="2025-10-16T19:35:00Z" w16du:dateUtc="2025-10-16T22:35:00Z">
        <w:r w:rsidR="00B57716">
          <w:rPr>
            <w:rFonts w:ascii="Times" w:eastAsia="Times New Roman" w:hAnsi="Times" w:cs="Times New Roman"/>
            <w:sz w:val="24"/>
            <w:szCs w:val="24"/>
            <w:lang w:eastAsia="pt-BR"/>
          </w:rPr>
          <w:t>,</w:t>
        </w:r>
      </w:ins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em alguns casos</w:t>
      </w:r>
      <w:ins w:id="2" w:author="Andre Kishimoto" w:date="2025-10-16T19:35:00Z" w16du:dateUtc="2025-10-16T22:35:00Z">
        <w:r w:rsidR="00B57716">
          <w:rPr>
            <w:rFonts w:ascii="Times" w:eastAsia="Times New Roman" w:hAnsi="Times" w:cs="Times New Roman"/>
            <w:sz w:val="24"/>
            <w:szCs w:val="24"/>
            <w:lang w:eastAsia="pt-BR"/>
          </w:rPr>
          <w:t>,</w:t>
        </w:r>
      </w:ins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pode até mesmo transcendê-la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CC7E1C" w:rsidRPr="00DC56D4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>T</w:t>
      </w:r>
      <w:r w:rsidR="00CC7E1C" w:rsidRPr="00DC56D4">
        <w:rPr>
          <w:rFonts w:ascii="Times" w:eastAsia="Times New Roman" w:hAnsi="Times" w:cs="Times New Roman"/>
          <w:sz w:val="24"/>
          <w:szCs w:val="24"/>
          <w:lang w:eastAsia="pt-BR"/>
        </w:rPr>
        <w:t>AVARES</w:t>
      </w:r>
      <w:r w:rsidR="002D54F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et al</w:t>
      </w:r>
      <w:r w:rsidR="00C4701E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CC7E1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, </w:t>
      </w:r>
      <w:r w:rsidR="00F633DF" w:rsidRPr="00DC56D4">
        <w:rPr>
          <w:rFonts w:ascii="Times" w:eastAsia="Times New Roman" w:hAnsi="Times" w:cs="Times New Roman"/>
          <w:sz w:val="24"/>
          <w:szCs w:val="24"/>
          <w:lang w:eastAsia="pt-BR"/>
        </w:rPr>
        <w:t>2024).</w:t>
      </w:r>
    </w:p>
    <w:p w14:paraId="3D5C9DB5" w14:textId="2DADAB67" w:rsidR="002044C7" w:rsidRDefault="005F32CE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</w:rPr>
      </w:pPr>
      <w:r w:rsidRPr="00DC56D4"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  <w:tab/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>Entretanto</w:t>
      </w:r>
      <w:r w:rsidR="00C4701E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 exploração para 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o presente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estudo será feita com foco </w:t>
      </w:r>
      <w:r w:rsidR="001031D8" w:rsidRPr="00DC56D4">
        <w:rPr>
          <w:rFonts w:ascii="Times" w:eastAsia="Times New Roman" w:hAnsi="Times" w:cs="Times New Roman"/>
          <w:sz w:val="24"/>
          <w:szCs w:val="24"/>
          <w:lang w:eastAsia="pt-BR"/>
        </w:rPr>
        <w:t>na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dete</w:t>
      </w:r>
      <w:r w:rsidR="001031D8" w:rsidRPr="00DC56D4">
        <w:rPr>
          <w:rFonts w:ascii="Times" w:eastAsia="Times New Roman" w:hAnsi="Times" w:cs="Times New Roman"/>
          <w:sz w:val="24"/>
          <w:szCs w:val="24"/>
          <w:lang w:eastAsia="pt-BR"/>
        </w:rPr>
        <w:t>c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ção de pessoas e seus movimentos. Um trabalho nessa área é </w:t>
      </w:r>
      <w:r w:rsidR="00CC7E1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a pesquisa </w:t>
      </w:r>
      <w:r w:rsidR="001031D8" w:rsidRPr="00DC56D4">
        <w:rPr>
          <w:rFonts w:ascii="Times" w:eastAsia="Times New Roman" w:hAnsi="Times" w:cs="Times New Roman"/>
          <w:sz w:val="24"/>
          <w:szCs w:val="24"/>
          <w:lang w:eastAsia="pt-BR"/>
        </w:rPr>
        <w:t>de Nascimento</w:t>
      </w:r>
      <w:r w:rsidR="001031D8" w:rsidRPr="00DC56D4">
        <w:rPr>
          <w:rFonts w:ascii="Times" w:eastAsia="Times New Roman" w:hAnsi="Times" w:cs="Times New Roman"/>
          <w:sz w:val="24"/>
          <w:szCs w:val="24"/>
        </w:rPr>
        <w:t xml:space="preserve"> </w:t>
      </w:r>
      <w:r w:rsidR="00384C37" w:rsidRPr="00DC56D4">
        <w:rPr>
          <w:rFonts w:ascii="Times" w:eastAsia="Times New Roman" w:hAnsi="Times" w:cs="Times New Roman"/>
          <w:sz w:val="24"/>
          <w:szCs w:val="24"/>
        </w:rPr>
        <w:t>(2023</w:t>
      </w:r>
      <w:r w:rsidR="001031D8" w:rsidRPr="00DC56D4">
        <w:rPr>
          <w:rFonts w:ascii="Times" w:eastAsia="Times New Roman" w:hAnsi="Times" w:cs="Times New Roman"/>
          <w:sz w:val="24"/>
          <w:szCs w:val="24"/>
        </w:rPr>
        <w:t>)</w:t>
      </w:r>
      <w:r w:rsidR="00C4701E">
        <w:rPr>
          <w:rFonts w:ascii="Times" w:eastAsia="Times New Roman" w:hAnsi="Times" w:cs="Times New Roman"/>
          <w:sz w:val="24"/>
          <w:szCs w:val="24"/>
        </w:rPr>
        <w:t>,</w:t>
      </w:r>
      <w:r w:rsidR="001031D8" w:rsidRPr="00DC56D4">
        <w:rPr>
          <w:rFonts w:ascii="Times" w:eastAsia="Times New Roman" w:hAnsi="Times" w:cs="Times New Roman"/>
          <w:sz w:val="24"/>
          <w:szCs w:val="24"/>
        </w:rPr>
        <w:t xml:space="preserve"> </w:t>
      </w:r>
      <w:r w:rsidR="00C4701E">
        <w:rPr>
          <w:rFonts w:ascii="Times" w:eastAsia="Times New Roman" w:hAnsi="Times" w:cs="Times New Roman"/>
          <w:sz w:val="24"/>
          <w:szCs w:val="24"/>
        </w:rPr>
        <w:t xml:space="preserve">que apresenta </w:t>
      </w:r>
      <w:r w:rsidR="001031D8" w:rsidRPr="00DC56D4">
        <w:rPr>
          <w:rFonts w:ascii="Times" w:eastAsia="Times New Roman" w:hAnsi="Times" w:cs="Times New Roman"/>
          <w:sz w:val="24"/>
          <w:szCs w:val="24"/>
        </w:rPr>
        <w:t xml:space="preserve">resultados positivos para </w:t>
      </w:r>
      <w:r w:rsidR="00C4701E">
        <w:rPr>
          <w:rFonts w:ascii="Times" w:eastAsia="Times New Roman" w:hAnsi="Times" w:cs="Times New Roman"/>
          <w:sz w:val="24"/>
          <w:szCs w:val="24"/>
        </w:rPr>
        <w:t xml:space="preserve">a </w:t>
      </w:r>
      <w:r w:rsidR="001031D8" w:rsidRPr="00DC56D4">
        <w:rPr>
          <w:rFonts w:ascii="Times" w:eastAsia="Times New Roman" w:hAnsi="Times" w:cs="Times New Roman"/>
          <w:sz w:val="24"/>
          <w:szCs w:val="24"/>
        </w:rPr>
        <w:t xml:space="preserve">detecção de rostos de pessoas mesmo utilizando adereços como chapéus, óculos </w:t>
      </w:r>
      <w:r w:rsidR="009243DA" w:rsidRPr="00DC56D4">
        <w:rPr>
          <w:rFonts w:ascii="Times" w:eastAsia="Times New Roman" w:hAnsi="Times" w:cs="Times New Roman"/>
          <w:sz w:val="24"/>
          <w:szCs w:val="24"/>
        </w:rPr>
        <w:t>e</w:t>
      </w:r>
      <w:r w:rsidR="001031D8" w:rsidRPr="00DC56D4">
        <w:rPr>
          <w:rFonts w:ascii="Times" w:eastAsia="Times New Roman" w:hAnsi="Times" w:cs="Times New Roman"/>
          <w:sz w:val="24"/>
          <w:szCs w:val="24"/>
        </w:rPr>
        <w:t xml:space="preserve"> outros itens que podem </w:t>
      </w:r>
      <w:r w:rsidR="004F34C5" w:rsidRPr="00DC56D4">
        <w:rPr>
          <w:rFonts w:ascii="Times" w:eastAsia="Times New Roman" w:hAnsi="Times" w:cs="Times New Roman"/>
          <w:sz w:val="24"/>
          <w:szCs w:val="24"/>
        </w:rPr>
        <w:t>dificultar a captura de uma imagem limpa do</w:t>
      </w:r>
      <w:r w:rsidR="001031D8" w:rsidRPr="00DC56D4">
        <w:rPr>
          <w:rFonts w:ascii="Times" w:eastAsia="Times New Roman" w:hAnsi="Times" w:cs="Times New Roman"/>
          <w:sz w:val="24"/>
          <w:szCs w:val="24"/>
        </w:rPr>
        <w:t xml:space="preserve"> rosto.</w:t>
      </w:r>
    </w:p>
    <w:p w14:paraId="2F5D824A" w14:textId="77777777" w:rsidR="00C4701E" w:rsidRPr="00DC56D4" w:rsidRDefault="00C4701E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</w:pPr>
    </w:p>
    <w:p w14:paraId="7CCDFF1A" w14:textId="5ADBCD37" w:rsidR="00565548" w:rsidRPr="00DC56D4" w:rsidRDefault="00565548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b/>
          <w:bCs/>
          <w:color w:val="000000" w:themeColor="text1"/>
          <w:sz w:val="24"/>
          <w:szCs w:val="24"/>
          <w:lang w:eastAsia="pt-BR"/>
        </w:rPr>
      </w:pPr>
      <w:r w:rsidRPr="00DC56D4">
        <w:rPr>
          <w:rFonts w:ascii="Times" w:eastAsia="Times New Roman" w:hAnsi="Times" w:cs="Times New Roman"/>
          <w:b/>
          <w:bCs/>
          <w:color w:val="000000" w:themeColor="text1"/>
          <w:sz w:val="24"/>
          <w:szCs w:val="24"/>
          <w:lang w:eastAsia="pt-BR"/>
        </w:rPr>
        <w:t>2.</w:t>
      </w:r>
      <w:r w:rsidR="0015769E" w:rsidRPr="00DC56D4">
        <w:rPr>
          <w:rFonts w:ascii="Times" w:eastAsia="Times New Roman" w:hAnsi="Times" w:cs="Times New Roman"/>
          <w:b/>
          <w:bCs/>
          <w:color w:val="000000" w:themeColor="text1"/>
          <w:sz w:val="24"/>
          <w:szCs w:val="24"/>
          <w:lang w:eastAsia="pt-BR"/>
        </w:rPr>
        <w:t>1.1</w:t>
      </w:r>
      <w:r w:rsidRPr="00DC56D4">
        <w:rPr>
          <w:rFonts w:ascii="Times" w:eastAsia="Times New Roman" w:hAnsi="Times" w:cs="Times New Roman"/>
          <w:b/>
          <w:bCs/>
          <w:color w:val="000000" w:themeColor="text1"/>
          <w:sz w:val="24"/>
          <w:szCs w:val="24"/>
          <w:lang w:eastAsia="pt-BR"/>
        </w:rPr>
        <w:t xml:space="preserve"> Dispositivos </w:t>
      </w:r>
      <w:r w:rsidR="003170F1" w:rsidRPr="00DC56D4">
        <w:rPr>
          <w:rFonts w:ascii="Times" w:eastAsia="Times New Roman" w:hAnsi="Times" w:cs="Times New Roman"/>
          <w:b/>
          <w:bCs/>
          <w:color w:val="000000" w:themeColor="text1"/>
          <w:sz w:val="24"/>
          <w:szCs w:val="24"/>
          <w:lang w:eastAsia="pt-BR"/>
        </w:rPr>
        <w:t>IoT</w:t>
      </w:r>
    </w:p>
    <w:p w14:paraId="6ED75B43" w14:textId="0CC6078A" w:rsidR="00384C37" w:rsidRPr="00DC56D4" w:rsidRDefault="00565548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FFC000"/>
          <w:sz w:val="24"/>
          <w:szCs w:val="24"/>
          <w:lang w:eastAsia="pt-BR"/>
        </w:rPr>
      </w:pPr>
      <w:r w:rsidRPr="00DC56D4"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  <w:tab/>
      </w:r>
      <w:r w:rsidR="001F1596" w:rsidRPr="00DC56D4">
        <w:rPr>
          <w:rFonts w:ascii="Times" w:eastAsia="Times New Roman" w:hAnsi="Times" w:cs="Times New Roman"/>
          <w:sz w:val="24"/>
          <w:szCs w:val="24"/>
          <w:lang w:eastAsia="pt-BR"/>
        </w:rPr>
        <w:t>É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possível observar </w:t>
      </w:r>
      <w:r w:rsidR="00E25513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o 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crescimento no uso de </w:t>
      </w:r>
      <w:r w:rsidR="00092FB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dispositivos </w:t>
      </w:r>
      <w:r w:rsidR="001031D8" w:rsidRPr="00DC56D4">
        <w:rPr>
          <w:rFonts w:ascii="Times" w:eastAsia="Times New Roman" w:hAnsi="Times" w:cs="Times New Roman"/>
          <w:sz w:val="24"/>
          <w:szCs w:val="24"/>
          <w:lang w:eastAsia="pt-BR"/>
        </w:rPr>
        <w:t>IoT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sendo integrados </w:t>
      </w:r>
      <w:r w:rsidR="0022391A" w:rsidRPr="00DC56D4">
        <w:rPr>
          <w:rFonts w:ascii="Times" w:eastAsia="Times New Roman" w:hAnsi="Times" w:cs="Times New Roman"/>
          <w:sz w:val="24"/>
          <w:szCs w:val="24"/>
          <w:lang w:eastAsia="pt-BR"/>
        </w:rPr>
        <w:t>no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cotidiano</w:t>
      </w:r>
      <w:r w:rsidR="00384C37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para facilitar automações e aumentar a produtividade na resolução de problemas</w:t>
      </w:r>
      <w:r w:rsidR="0022391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6A0390" w:rsidRPr="00DC56D4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384C37" w:rsidRPr="00DC56D4">
        <w:rPr>
          <w:rFonts w:ascii="Times" w:eastAsia="Times New Roman" w:hAnsi="Times" w:cs="Times New Roman"/>
          <w:sz w:val="24"/>
          <w:szCs w:val="24"/>
          <w:lang w:eastAsia="pt-BR"/>
        </w:rPr>
        <w:t>BAKSHI</w:t>
      </w:r>
      <w:r w:rsidR="00C4701E">
        <w:rPr>
          <w:rFonts w:ascii="Times" w:eastAsia="Times New Roman" w:hAnsi="Times" w:cs="Times New Roman"/>
          <w:sz w:val="24"/>
          <w:szCs w:val="24"/>
          <w:lang w:eastAsia="pt-BR"/>
        </w:rPr>
        <w:t xml:space="preserve"> et al.,</w:t>
      </w:r>
      <w:r w:rsidR="0022391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2023)</w:t>
      </w:r>
      <w:r w:rsidR="00BE65C3" w:rsidRPr="00DC56D4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0110AC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</w:p>
    <w:p w14:paraId="571A6527" w14:textId="700B3A95" w:rsidR="004A460A" w:rsidRDefault="00384C37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DC56D4">
        <w:rPr>
          <w:rFonts w:ascii="Times" w:eastAsia="Times New Roman" w:hAnsi="Times" w:cs="Times New Roman"/>
          <w:color w:val="FFC000"/>
          <w:sz w:val="24"/>
          <w:szCs w:val="24"/>
          <w:lang w:eastAsia="pt-BR"/>
        </w:rPr>
        <w:lastRenderedPageBreak/>
        <w:tab/>
      </w:r>
      <w:r w:rsidRPr="00207520">
        <w:rPr>
          <w:rFonts w:ascii="Times" w:eastAsia="Times New Roman" w:hAnsi="Times" w:cs="Times New Roman"/>
          <w:sz w:val="24"/>
          <w:szCs w:val="24"/>
          <w:lang w:eastAsia="pt-BR"/>
        </w:rPr>
        <w:t>Existem soluções que já fazem uso de</w:t>
      </w:r>
      <w:r w:rsidR="00092FB0"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dispositivos</w:t>
      </w:r>
      <w:r w:rsidR="001F1596"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IoT</w:t>
      </w:r>
      <w:r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CC7E1C" w:rsidRPr="00207520">
        <w:rPr>
          <w:rFonts w:ascii="Times" w:eastAsia="Times New Roman" w:hAnsi="Times" w:cs="Times New Roman"/>
          <w:sz w:val="24"/>
          <w:szCs w:val="24"/>
          <w:lang w:eastAsia="pt-BR"/>
        </w:rPr>
        <w:t>para</w:t>
      </w:r>
      <w:r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CC7E1C" w:rsidRPr="00207520">
        <w:rPr>
          <w:rFonts w:ascii="Times" w:eastAsia="Times New Roman" w:hAnsi="Times" w:cs="Times New Roman"/>
          <w:sz w:val="24"/>
          <w:szCs w:val="24"/>
          <w:lang w:eastAsia="pt-BR"/>
        </w:rPr>
        <w:t>a</w:t>
      </w:r>
      <w:r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CC7E1C"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transmissão de </w:t>
      </w:r>
      <w:r w:rsidRPr="00207520">
        <w:rPr>
          <w:rFonts w:ascii="Times" w:eastAsia="Times New Roman" w:hAnsi="Times" w:cs="Times New Roman"/>
          <w:sz w:val="24"/>
          <w:szCs w:val="24"/>
          <w:lang w:eastAsia="pt-BR"/>
        </w:rPr>
        <w:t>imagens</w:t>
      </w:r>
      <w:r w:rsidR="004F34C5" w:rsidRPr="0020752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CC7E1C"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servindo como </w:t>
      </w:r>
      <w:r w:rsidR="009243DA" w:rsidRPr="00207520">
        <w:rPr>
          <w:rFonts w:ascii="Times" w:eastAsia="Times New Roman" w:hAnsi="Times" w:cs="Times New Roman"/>
          <w:sz w:val="24"/>
          <w:szCs w:val="24"/>
          <w:lang w:eastAsia="pt-BR"/>
        </w:rPr>
        <w:t>entrada de dados</w:t>
      </w:r>
      <w:r w:rsidR="00CC7E1C"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para</w:t>
      </w:r>
      <w:r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algoritmos de Visão Computacional</w:t>
      </w:r>
      <w:r w:rsidR="00C4701E" w:rsidRPr="0020752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como </w:t>
      </w:r>
      <w:r w:rsidR="00F15CE5"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exemplo é possível citar </w:t>
      </w:r>
      <w:r w:rsidRPr="00207520">
        <w:rPr>
          <w:rFonts w:ascii="Times" w:eastAsia="Times New Roman" w:hAnsi="Times" w:cs="Times New Roman"/>
          <w:sz w:val="24"/>
          <w:szCs w:val="24"/>
          <w:lang w:eastAsia="pt-BR"/>
        </w:rPr>
        <w:t>o trabalho de Lima (2021)</w:t>
      </w:r>
      <w:r w:rsidR="00F15CE5"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onde é demonstrado como drones podem capturar imagens aéreas para que seja possível a aplicação de um algoritmo YOLO para detectar possíveis focos de criadouros de Aedes aegypti</w:t>
      </w:r>
      <w:r w:rsidR="002044C7" w:rsidRPr="00207520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CC7E1C" w:rsidRPr="0020752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F1596" w:rsidRPr="00DC56D4">
        <w:rPr>
          <w:rFonts w:ascii="Times" w:eastAsia="Times New Roman" w:hAnsi="Times" w:cs="Times New Roman"/>
          <w:sz w:val="24"/>
          <w:szCs w:val="24"/>
          <w:lang w:eastAsia="pt-BR"/>
        </w:rPr>
        <w:t>Portanto</w:t>
      </w:r>
      <w:r w:rsidR="00C4701E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1F159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a Visão Computacional pode usufruir de maneira positiva com a integração d</w:t>
      </w:r>
      <w:r w:rsidR="00092FB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e </w:t>
      </w:r>
      <w:r w:rsidR="001F1596" w:rsidRPr="00DC56D4">
        <w:rPr>
          <w:rFonts w:ascii="Times" w:eastAsia="Times New Roman" w:hAnsi="Times" w:cs="Times New Roman"/>
          <w:sz w:val="24"/>
          <w:szCs w:val="24"/>
          <w:lang w:eastAsia="pt-BR"/>
        </w:rPr>
        <w:t>IoT</w:t>
      </w:r>
      <w:r w:rsidR="00092FB0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F159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para expansão de seu domínio. </w:t>
      </w:r>
    </w:p>
    <w:p w14:paraId="450ADF44" w14:textId="137B8421" w:rsidR="00B832C7" w:rsidRPr="00DC56D4" w:rsidRDefault="0022391A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DC56D4">
        <w:rPr>
          <w:rFonts w:ascii="Times" w:eastAsia="Times New Roman" w:hAnsi="Times" w:cs="Times New Roman"/>
          <w:color w:val="BF4E14" w:themeColor="accent2" w:themeShade="BF"/>
          <w:sz w:val="24"/>
          <w:szCs w:val="24"/>
          <w:lang w:eastAsia="pt-BR"/>
        </w:rPr>
        <w:tab/>
      </w:r>
      <w:r w:rsidR="00B832C7" w:rsidRPr="00DC56D4">
        <w:rPr>
          <w:rFonts w:ascii="Times" w:eastAsia="Times New Roman" w:hAnsi="Times" w:cs="Times New Roman"/>
          <w:sz w:val="24"/>
          <w:szCs w:val="24"/>
          <w:lang w:eastAsia="pt-BR"/>
        </w:rPr>
        <w:t>Um</w:t>
      </w:r>
      <w:r w:rsidR="00BE65C3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possível</w:t>
      </w:r>
      <w:r w:rsidR="00B832C7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desafio </w:t>
      </w:r>
      <w:r w:rsidR="00BE65C3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a ser encontrado </w:t>
      </w:r>
      <w:r w:rsidR="004F34C5" w:rsidRPr="00DC56D4">
        <w:rPr>
          <w:rFonts w:ascii="Times" w:eastAsia="Times New Roman" w:hAnsi="Times" w:cs="Times New Roman"/>
          <w:sz w:val="24"/>
          <w:szCs w:val="24"/>
          <w:lang w:eastAsia="pt-BR"/>
        </w:rPr>
        <w:t>no uso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4E4A0C" w:rsidRPr="00DC56D4">
        <w:rPr>
          <w:rFonts w:ascii="Times" w:eastAsia="Times New Roman" w:hAnsi="Times" w:cs="Times New Roman"/>
          <w:sz w:val="24"/>
          <w:szCs w:val="24"/>
          <w:lang w:eastAsia="pt-BR"/>
        </w:rPr>
        <w:t>desses dispositivos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B832C7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é 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>o fato do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módulo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d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e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câmera ter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em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um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a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resolução de captura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reduzid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a,</w:t>
      </w:r>
      <w:r w:rsidR="00670DC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com pouca densidade de </w:t>
      </w:r>
      <w:r w:rsidR="009243DA" w:rsidRPr="00C4701E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pixels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. No entanto, </w:t>
      </w:r>
      <w:r w:rsidR="000F4CE0" w:rsidRPr="00DC56D4">
        <w:rPr>
          <w:rFonts w:ascii="Times" w:eastAsia="Times New Roman" w:hAnsi="Times" w:cs="Times New Roman"/>
          <w:sz w:val="24"/>
          <w:szCs w:val="24"/>
          <w:lang w:eastAsia="pt-BR"/>
        </w:rPr>
        <w:t>como</w:t>
      </w:r>
      <w:r w:rsidR="00B832C7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6A0390" w:rsidRPr="00DC56D4">
        <w:rPr>
          <w:rFonts w:ascii="Times" w:eastAsia="Times New Roman" w:hAnsi="Times" w:cs="Times New Roman"/>
          <w:sz w:val="24"/>
          <w:szCs w:val="24"/>
          <w:lang w:eastAsia="pt-BR"/>
        </w:rPr>
        <w:t>apresentado</w:t>
      </w:r>
      <w:r w:rsidR="00B832C7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em</w:t>
      </w:r>
      <w:r w:rsidR="00BE65C3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F1596" w:rsidRPr="00DC56D4">
        <w:rPr>
          <w:rFonts w:ascii="Times" w:eastAsia="Times New Roman" w:hAnsi="Times" w:cs="Times New Roman"/>
          <w:sz w:val="24"/>
          <w:szCs w:val="24"/>
          <w:lang w:eastAsia="pt-BR"/>
        </w:rPr>
        <w:t>Okabe (</w:t>
      </w:r>
      <w:r w:rsidR="00BE65C3" w:rsidRPr="00DC56D4">
        <w:rPr>
          <w:rFonts w:ascii="Times" w:eastAsia="Times New Roman" w:hAnsi="Times" w:cs="Times New Roman"/>
          <w:sz w:val="24"/>
          <w:szCs w:val="24"/>
          <w:lang w:eastAsia="pt-BR"/>
        </w:rPr>
        <w:t>2015)</w:t>
      </w:r>
      <w:r w:rsidR="009243DA" w:rsidRPr="00DC56D4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é</w:t>
      </w:r>
      <w:r w:rsidR="00B832C7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possível 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>fazer aplicações de Visão Computacional com câmeras</w:t>
      </w:r>
      <w:r w:rsidR="00B832C7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8D3E3D" w:rsidRPr="00DC56D4">
        <w:rPr>
          <w:rFonts w:ascii="Times" w:eastAsia="Times New Roman" w:hAnsi="Times" w:cs="Times New Roman"/>
          <w:sz w:val="24"/>
          <w:szCs w:val="24"/>
          <w:lang w:eastAsia="pt-BR"/>
        </w:rPr>
        <w:t>de</w:t>
      </w:r>
      <w:r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baixa </w:t>
      </w:r>
      <w:r w:rsidR="00845B02" w:rsidRPr="00DC56D4">
        <w:rPr>
          <w:rFonts w:ascii="Times" w:eastAsia="Times New Roman" w:hAnsi="Times" w:cs="Times New Roman"/>
          <w:sz w:val="24"/>
          <w:szCs w:val="24"/>
          <w:lang w:eastAsia="pt-BR"/>
        </w:rPr>
        <w:t>resolução</w:t>
      </w:r>
      <w:r w:rsidR="001F1596" w:rsidRPr="00DC56D4">
        <w:rPr>
          <w:rFonts w:ascii="Times" w:eastAsia="Times New Roman" w:hAnsi="Times" w:cs="Times New Roman"/>
          <w:sz w:val="24"/>
          <w:szCs w:val="24"/>
          <w:lang w:eastAsia="pt-BR"/>
        </w:rPr>
        <w:t xml:space="preserve"> (640x480 pixels)</w:t>
      </w:r>
      <w:r w:rsidR="00BE65C3" w:rsidRPr="00DC56D4">
        <w:rPr>
          <w:rFonts w:ascii="Times" w:eastAsia="Times New Roman" w:hAnsi="Times" w:cs="Times New Roman"/>
          <w:sz w:val="24"/>
          <w:szCs w:val="24"/>
          <w:lang w:eastAsia="pt-BR"/>
        </w:rPr>
        <w:t>.</w:t>
      </w:r>
    </w:p>
    <w:p w14:paraId="02E7CED0" w14:textId="77777777" w:rsidR="006A4431" w:rsidRPr="00DC56D4" w:rsidRDefault="006A4431" w:rsidP="00DC56D4">
      <w:pPr>
        <w:tabs>
          <w:tab w:val="left" w:pos="720"/>
        </w:tabs>
        <w:spacing w:before="120" w:after="0" w:line="240" w:lineRule="auto"/>
        <w:jc w:val="both"/>
        <w:rPr>
          <w:rFonts w:ascii="Times" w:hAnsi="Times" w:cs="Times"/>
          <w:b/>
          <w:bCs/>
          <w:sz w:val="24"/>
          <w:szCs w:val="24"/>
          <w:shd w:val="clear" w:color="auto" w:fill="FFFFFF"/>
        </w:rPr>
      </w:pPr>
    </w:p>
    <w:p w14:paraId="55100F97" w14:textId="6CD0AD61" w:rsidR="006A4431" w:rsidRPr="00CB3DDB" w:rsidRDefault="006A4431" w:rsidP="00DC56D4">
      <w:pPr>
        <w:tabs>
          <w:tab w:val="left" w:pos="720"/>
        </w:tabs>
        <w:spacing w:before="120" w:after="0" w:line="240" w:lineRule="auto"/>
        <w:jc w:val="both"/>
        <w:rPr>
          <w:rFonts w:ascii="Times" w:hAnsi="Times" w:cs="Times"/>
          <w:b/>
          <w:bCs/>
          <w:sz w:val="24"/>
          <w:szCs w:val="24"/>
          <w:shd w:val="clear" w:color="auto" w:fill="FFFFFF"/>
        </w:rPr>
      </w:pPr>
      <w:r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>2.</w:t>
      </w:r>
      <w:r w:rsidR="00DA21CA"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>2</w:t>
      </w:r>
      <w:r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 xml:space="preserve"> </w:t>
      </w:r>
      <w:r w:rsidR="008B36D0"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>Técnicas</w:t>
      </w:r>
      <w:r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 xml:space="preserve"> de </w:t>
      </w:r>
      <w:r w:rsidR="008B36D0"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>d</w:t>
      </w:r>
      <w:r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>etecção</w:t>
      </w:r>
      <w:r w:rsidR="00491D10"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 xml:space="preserve"> e </w:t>
      </w:r>
      <w:r w:rsidR="008B36D0"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>r</w:t>
      </w:r>
      <w:r w:rsidR="00491D10" w:rsidRPr="00CB3DDB">
        <w:rPr>
          <w:rFonts w:ascii="Times" w:hAnsi="Times" w:cs="Times"/>
          <w:b/>
          <w:bCs/>
          <w:sz w:val="24"/>
          <w:szCs w:val="24"/>
          <w:shd w:val="clear" w:color="auto" w:fill="FFFFFF"/>
        </w:rPr>
        <w:t>astreamento</w:t>
      </w:r>
    </w:p>
    <w:p w14:paraId="1E0911C7" w14:textId="0F85A6D3" w:rsidR="0093059E" w:rsidRPr="00DC56D4" w:rsidRDefault="00351C9F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4C94D8" w:themeColor="text2" w:themeTint="80"/>
          <w:sz w:val="24"/>
          <w:szCs w:val="24"/>
        </w:rPr>
      </w:pPr>
      <w:r w:rsidRPr="00DC56D4">
        <w:rPr>
          <w:rFonts w:ascii="Times" w:hAnsi="Times" w:cs="Times"/>
          <w:color w:val="215E99" w:themeColor="text2" w:themeTint="BF"/>
          <w:sz w:val="24"/>
          <w:szCs w:val="24"/>
          <w:shd w:val="clear" w:color="auto" w:fill="FFFFFF"/>
        </w:rPr>
        <w:tab/>
      </w:r>
      <w:r w:rsidR="00670DC6" w:rsidRPr="006073AA">
        <w:rPr>
          <w:rFonts w:ascii="Times" w:hAnsi="Times" w:cs="Times"/>
          <w:color w:val="000000" w:themeColor="text1"/>
          <w:sz w:val="24"/>
          <w:szCs w:val="24"/>
          <w:shd w:val="clear" w:color="auto" w:fill="FFFFFF"/>
        </w:rPr>
        <w:t xml:space="preserve">Dentre </w:t>
      </w:r>
      <w:r w:rsidR="00C35F48" w:rsidRPr="006073AA">
        <w:rPr>
          <w:rFonts w:ascii="Times" w:hAnsi="Times" w:cs="Times"/>
          <w:color w:val="000000" w:themeColor="text1"/>
          <w:sz w:val="24"/>
          <w:szCs w:val="24"/>
          <w:shd w:val="clear" w:color="auto" w:fill="FFFFFF"/>
        </w:rPr>
        <w:t>as técnicas</w:t>
      </w:r>
      <w:r w:rsidR="00670DC6" w:rsidRPr="006073AA">
        <w:rPr>
          <w:rFonts w:ascii="Times" w:hAnsi="Times" w:cs="Times"/>
          <w:color w:val="000000" w:themeColor="text1"/>
          <w:sz w:val="24"/>
          <w:szCs w:val="24"/>
          <w:shd w:val="clear" w:color="auto" w:fill="FFFFFF"/>
        </w:rPr>
        <w:t xml:space="preserve"> de detecção</w:t>
      </w:r>
      <w:r w:rsidR="00B5739A" w:rsidRPr="006073AA">
        <w:rPr>
          <w:rFonts w:ascii="Times" w:hAnsi="Times" w:cs="Times"/>
          <w:color w:val="000000" w:themeColor="text1"/>
          <w:sz w:val="24"/>
          <w:szCs w:val="24"/>
          <w:shd w:val="clear" w:color="auto" w:fill="FFFFFF"/>
        </w:rPr>
        <w:t>,</w:t>
      </w:r>
      <w:r w:rsidR="00670DC6" w:rsidRPr="006073AA">
        <w:rPr>
          <w:rFonts w:ascii="Times" w:hAnsi="Times" w:cs="Times"/>
          <w:color w:val="000000" w:themeColor="text1"/>
          <w:sz w:val="24"/>
          <w:szCs w:val="24"/>
          <w:shd w:val="clear" w:color="auto" w:fill="FFFFFF"/>
        </w:rPr>
        <w:t xml:space="preserve"> </w:t>
      </w:r>
      <w:r w:rsidR="000F4CE0" w:rsidRPr="006073AA">
        <w:rPr>
          <w:rFonts w:ascii="Times" w:hAnsi="Times" w:cs="Times"/>
          <w:color w:val="000000" w:themeColor="text1"/>
          <w:sz w:val="24"/>
          <w:szCs w:val="24"/>
          <w:shd w:val="clear" w:color="auto" w:fill="FFFFFF"/>
        </w:rPr>
        <w:t>se destacam</w:t>
      </w:r>
      <w:r w:rsidR="00B5739A" w:rsidRPr="006073AA">
        <w:rPr>
          <w:rFonts w:ascii="Times" w:hAnsi="Times" w:cs="Times"/>
          <w:color w:val="000000" w:themeColor="text1"/>
          <w:sz w:val="24"/>
          <w:szCs w:val="24"/>
          <w:shd w:val="clear" w:color="auto" w:fill="FFFFFF"/>
        </w:rPr>
        <w:t>:</w:t>
      </w:r>
      <w:r w:rsidR="0093059E" w:rsidRPr="006073AA">
        <w:rPr>
          <w:rFonts w:ascii="Times" w:hAnsi="Times" w:cs="Times"/>
          <w:color w:val="000000" w:themeColor="text1"/>
          <w:sz w:val="24"/>
          <w:szCs w:val="24"/>
          <w:shd w:val="clear" w:color="auto" w:fill="FFFFFF"/>
        </w:rPr>
        <w:t xml:space="preserve"> </w:t>
      </w:r>
      <w:r w:rsidR="0093059E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YOLO </w:t>
      </w:r>
      <w:r w:rsidR="00582EE8">
        <w:rPr>
          <w:rFonts w:ascii="Times" w:eastAsia="Times New Roman" w:hAnsi="Times" w:cs="Times New Roman"/>
          <w:color w:val="000000" w:themeColor="text1"/>
          <w:sz w:val="24"/>
          <w:szCs w:val="24"/>
        </w:rPr>
        <w:t>(</w:t>
      </w:r>
      <w:r w:rsidR="00582EE8" w:rsidRPr="00582EE8">
        <w:rPr>
          <w:rFonts w:ascii="Times" w:eastAsia="Times New Roman" w:hAnsi="Times" w:cs="Times New Roman"/>
          <w:i/>
          <w:iCs/>
          <w:color w:val="000000" w:themeColor="text1"/>
          <w:sz w:val="24"/>
          <w:szCs w:val="24"/>
          <w:rPrChange w:id="3" w:author="Andre Kishimoto" w:date="2025-10-16T19:38:00Z" w16du:dateUtc="2025-10-16T22:38:00Z">
            <w:rPr>
              <w:rFonts w:ascii="Times" w:eastAsia="Times New Roman" w:hAnsi="Times" w:cs="Times New Roman"/>
              <w:color w:val="000000" w:themeColor="text1"/>
              <w:sz w:val="24"/>
              <w:szCs w:val="24"/>
            </w:rPr>
          </w:rPrChange>
        </w:rPr>
        <w:t>You Only Look Once</w:t>
      </w:r>
      <w:r w:rsidR="00582EE8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) </w:t>
      </w:r>
      <w:r w:rsidR="0093059E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para detecção de pessoas </w:t>
      </w:r>
      <w:r w:rsidR="00B5739A" w:rsidRPr="003F0959">
        <w:rPr>
          <w:rFonts w:ascii="Times" w:eastAsia="Times New Roman" w:hAnsi="Times" w:cs="Times New Roman"/>
          <w:color w:val="000000" w:themeColor="text1"/>
          <w:sz w:val="24"/>
          <w:szCs w:val="24"/>
        </w:rPr>
        <w:t>(</w:t>
      </w:r>
      <w:r w:rsidR="006073AA" w:rsidRPr="003F095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VIEIRA FILHO; JASKOWIAK</w:t>
      </w:r>
      <w:r w:rsidR="00B5739A" w:rsidRPr="003F0959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, </w:t>
      </w:r>
      <w:r w:rsidR="0093059E" w:rsidRPr="003F0959">
        <w:rPr>
          <w:rFonts w:ascii="Times" w:eastAsia="Times New Roman" w:hAnsi="Times" w:cs="Times New Roman"/>
          <w:color w:val="000000" w:themeColor="text1"/>
          <w:sz w:val="24"/>
          <w:szCs w:val="24"/>
        </w:rPr>
        <w:t>2020),</w:t>
      </w:r>
      <w:r w:rsidR="0093059E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 </w:t>
      </w:r>
      <w:r w:rsidR="00670DC6" w:rsidRPr="006073AA">
        <w:rPr>
          <w:rFonts w:ascii="Times" w:eastAsia="Times New Roman" w:hAnsi="Times" w:cs="Times New Roman"/>
          <w:i/>
          <w:iCs/>
          <w:color w:val="000000" w:themeColor="text1"/>
          <w:sz w:val="24"/>
          <w:szCs w:val="24"/>
        </w:rPr>
        <w:t>E</w:t>
      </w:r>
      <w:r w:rsidR="007C4F8C" w:rsidRPr="006073AA">
        <w:rPr>
          <w:rFonts w:ascii="Times" w:eastAsia="Times New Roman" w:hAnsi="Times" w:cs="Times New Roman"/>
          <w:i/>
          <w:iCs/>
          <w:color w:val="000000" w:themeColor="text1"/>
          <w:sz w:val="24"/>
          <w:szCs w:val="24"/>
        </w:rPr>
        <w:t>igenfaces</w:t>
      </w:r>
      <w:r w:rsidR="002F4410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 para </w:t>
      </w:r>
      <w:r w:rsidR="0093059E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>reconhecimento de identidade através d</w:t>
      </w:r>
      <w:r w:rsidR="00D77993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e capturas faciais </w:t>
      </w:r>
      <w:r w:rsidR="00B5739A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>(</w:t>
      </w:r>
      <w:r w:rsidR="009243DA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>RESENDE</w:t>
      </w:r>
      <w:r w:rsidR="00B5739A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, </w:t>
      </w:r>
      <w:r w:rsidR="00670DC6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>2015</w:t>
      </w:r>
      <w:r w:rsidR="008D0F77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), </w:t>
      </w:r>
      <w:r w:rsidR="007C4F8C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e o </w:t>
      </w:r>
      <w:r w:rsidR="001F1596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método </w:t>
      </w:r>
      <w:r w:rsidR="007C4F8C" w:rsidRPr="00582EE8">
        <w:rPr>
          <w:rFonts w:ascii="Times" w:eastAsia="Times New Roman" w:hAnsi="Times" w:cs="Times New Roman"/>
          <w:i/>
          <w:iCs/>
          <w:color w:val="000000" w:themeColor="text1"/>
          <w:sz w:val="24"/>
          <w:szCs w:val="24"/>
          <w:rPrChange w:id="4" w:author="Andre Kishimoto" w:date="2025-10-16T19:43:00Z" w16du:dateUtc="2025-10-16T22:43:00Z">
            <w:rPr>
              <w:rFonts w:ascii="Times" w:eastAsia="Times New Roman" w:hAnsi="Times" w:cs="Times New Roman"/>
              <w:color w:val="000000" w:themeColor="text1"/>
              <w:sz w:val="24"/>
              <w:szCs w:val="24"/>
            </w:rPr>
          </w:rPrChange>
        </w:rPr>
        <w:t>H</w:t>
      </w:r>
      <w:r w:rsidR="001F1596" w:rsidRPr="00582EE8">
        <w:rPr>
          <w:rFonts w:ascii="Times" w:eastAsia="Times New Roman" w:hAnsi="Times" w:cs="Times New Roman"/>
          <w:i/>
          <w:iCs/>
          <w:color w:val="000000" w:themeColor="text1"/>
          <w:sz w:val="24"/>
          <w:szCs w:val="24"/>
          <w:rPrChange w:id="5" w:author="Andre Kishimoto" w:date="2025-10-16T19:43:00Z" w16du:dateUtc="2025-10-16T22:43:00Z">
            <w:rPr>
              <w:rFonts w:ascii="Times" w:eastAsia="Times New Roman" w:hAnsi="Times" w:cs="Times New Roman"/>
              <w:color w:val="000000" w:themeColor="text1"/>
              <w:sz w:val="24"/>
              <w:szCs w:val="24"/>
            </w:rPr>
          </w:rPrChange>
        </w:rPr>
        <w:t>aar Cascade</w:t>
      </w:r>
      <w:r w:rsidR="001F1596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 </w:t>
      </w:r>
      <w:r w:rsidR="0093059E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para reconhecimento de rostos </w:t>
      </w:r>
      <w:r w:rsidR="00B5739A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>(</w:t>
      </w:r>
      <w:r w:rsidR="009243DA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>NANAYAKKARA</w:t>
      </w:r>
      <w:r w:rsidR="0032076D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>;</w:t>
      </w:r>
      <w:r w:rsidR="00B5739A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 </w:t>
      </w:r>
      <w:r w:rsidR="00B5739A" w:rsidRPr="00AE54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WANNIARACHCHI</w:t>
      </w:r>
      <w:r w:rsidR="00B5739A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, </w:t>
      </w:r>
      <w:r w:rsidR="000F4CE0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>2020)</w:t>
      </w:r>
      <w:r w:rsidR="0093059E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>, sendo</w:t>
      </w:r>
      <w:r w:rsidR="00D77993" w:rsidRPr="006073AA">
        <w:rPr>
          <w:rFonts w:ascii="Times" w:eastAsia="Times New Roman" w:hAnsi="Times" w:cs="Times New Roman"/>
          <w:color w:val="000000" w:themeColor="text1"/>
          <w:sz w:val="24"/>
          <w:szCs w:val="24"/>
        </w:rPr>
        <w:t xml:space="preserve"> que </w:t>
      </w:r>
      <w:r w:rsidR="00D77993" w:rsidRPr="00CB3DDB">
        <w:rPr>
          <w:rFonts w:ascii="Times" w:eastAsia="Times New Roman" w:hAnsi="Times" w:cs="Times New Roman"/>
          <w:sz w:val="24"/>
          <w:szCs w:val="24"/>
        </w:rPr>
        <w:t xml:space="preserve">a classificação </w:t>
      </w:r>
      <w:r w:rsidR="00D77993" w:rsidRPr="00582EE8">
        <w:rPr>
          <w:rFonts w:ascii="Times" w:eastAsia="Times New Roman" w:hAnsi="Times" w:cs="Times New Roman"/>
          <w:i/>
          <w:iCs/>
          <w:sz w:val="24"/>
          <w:szCs w:val="24"/>
          <w:rPrChange w:id="6" w:author="Andre Kishimoto" w:date="2025-10-16T19:43:00Z" w16du:dateUtc="2025-10-16T22:43:00Z">
            <w:rPr>
              <w:rFonts w:ascii="Times" w:eastAsia="Times New Roman" w:hAnsi="Times" w:cs="Times New Roman"/>
              <w:sz w:val="24"/>
              <w:szCs w:val="24"/>
            </w:rPr>
          </w:rPrChange>
        </w:rPr>
        <w:t>Haar</w:t>
      </w:r>
      <w:r w:rsidR="00D77993" w:rsidRPr="00CB3DDB">
        <w:rPr>
          <w:rFonts w:ascii="Times" w:eastAsia="Times New Roman" w:hAnsi="Times" w:cs="Times New Roman"/>
          <w:sz w:val="24"/>
          <w:szCs w:val="24"/>
        </w:rPr>
        <w:t xml:space="preserve"> pode ser adaptada par</w:t>
      </w:r>
      <w:r w:rsidR="0093059E" w:rsidRPr="00CB3DDB">
        <w:rPr>
          <w:rFonts w:ascii="Times" w:eastAsia="Times New Roman" w:hAnsi="Times" w:cs="Times New Roman"/>
          <w:sz w:val="24"/>
          <w:szCs w:val="24"/>
        </w:rPr>
        <w:t>a</w:t>
      </w:r>
      <w:r w:rsidR="00D77993" w:rsidRPr="00CB3DDB">
        <w:rPr>
          <w:rFonts w:ascii="Times" w:eastAsia="Times New Roman" w:hAnsi="Times" w:cs="Times New Roman"/>
          <w:sz w:val="24"/>
          <w:szCs w:val="24"/>
        </w:rPr>
        <w:t xml:space="preserve"> reconhecimento de</w:t>
      </w:r>
      <w:r w:rsidR="0093059E" w:rsidRPr="00CB3DDB">
        <w:rPr>
          <w:rFonts w:ascii="Times" w:eastAsia="Times New Roman" w:hAnsi="Times" w:cs="Times New Roman"/>
          <w:sz w:val="24"/>
          <w:szCs w:val="24"/>
        </w:rPr>
        <w:t xml:space="preserve"> diferentes tipos de objetos e</w:t>
      </w:r>
      <w:r w:rsidR="00D77993" w:rsidRPr="00CB3DDB">
        <w:rPr>
          <w:rFonts w:ascii="Times" w:eastAsia="Times New Roman" w:hAnsi="Times" w:cs="Times New Roman"/>
          <w:sz w:val="24"/>
          <w:szCs w:val="24"/>
        </w:rPr>
        <w:t>m diversas</w:t>
      </w:r>
      <w:r w:rsidR="0093059E" w:rsidRPr="00CB3DDB">
        <w:rPr>
          <w:rFonts w:ascii="Times" w:eastAsia="Times New Roman" w:hAnsi="Times" w:cs="Times New Roman"/>
          <w:sz w:val="24"/>
          <w:szCs w:val="24"/>
        </w:rPr>
        <w:t xml:space="preserve"> situações </w:t>
      </w:r>
      <w:r w:rsidR="0032076D" w:rsidRPr="00CB3DDB">
        <w:rPr>
          <w:rFonts w:ascii="Times" w:eastAsia="Times New Roman" w:hAnsi="Times" w:cs="Times New Roman"/>
          <w:sz w:val="24"/>
          <w:szCs w:val="24"/>
        </w:rPr>
        <w:t>(</w:t>
      </w:r>
      <w:r w:rsidR="0093059E" w:rsidRPr="00CB3DDB">
        <w:rPr>
          <w:rFonts w:ascii="Times" w:hAnsi="Times" w:cs="Times"/>
          <w:sz w:val="24"/>
          <w:szCs w:val="24"/>
          <w:shd w:val="clear" w:color="auto" w:fill="FFFFFF"/>
        </w:rPr>
        <w:t>MARENGONI</w:t>
      </w:r>
      <w:r w:rsidR="005865C6">
        <w:rPr>
          <w:rFonts w:ascii="Times" w:hAnsi="Times" w:cs="Times"/>
          <w:sz w:val="24"/>
          <w:szCs w:val="24"/>
          <w:shd w:val="clear" w:color="auto" w:fill="FFFFFF"/>
        </w:rPr>
        <w:t>;</w:t>
      </w:r>
      <w:r w:rsidR="0093059E" w:rsidRPr="00CB3DDB">
        <w:rPr>
          <w:rFonts w:ascii="Times" w:hAnsi="Times" w:cs="Times"/>
          <w:sz w:val="24"/>
          <w:szCs w:val="24"/>
          <w:shd w:val="clear" w:color="auto" w:fill="FFFFFF"/>
        </w:rPr>
        <w:t xml:space="preserve"> STRINGHINI</w:t>
      </w:r>
      <w:r w:rsidR="0032076D" w:rsidRPr="00CB3DDB">
        <w:rPr>
          <w:rFonts w:ascii="Times" w:hAnsi="Times" w:cs="Times"/>
          <w:sz w:val="24"/>
          <w:szCs w:val="24"/>
          <w:shd w:val="clear" w:color="auto" w:fill="FFFFFF"/>
        </w:rPr>
        <w:t xml:space="preserve">, </w:t>
      </w:r>
      <w:r w:rsidR="0093059E" w:rsidRPr="00CB3DDB">
        <w:rPr>
          <w:rFonts w:ascii="Times" w:hAnsi="Times" w:cs="Times"/>
          <w:sz w:val="24"/>
          <w:szCs w:val="24"/>
          <w:shd w:val="clear" w:color="auto" w:fill="FFFFFF"/>
        </w:rPr>
        <w:t>2009).</w:t>
      </w:r>
    </w:p>
    <w:p w14:paraId="79A4C942" w14:textId="6850C5BE" w:rsidR="001F1596" w:rsidRDefault="0093059E" w:rsidP="00DC56D4">
      <w:pPr>
        <w:tabs>
          <w:tab w:val="left" w:pos="720"/>
        </w:tabs>
        <w:spacing w:before="120" w:after="0" w:line="240" w:lineRule="auto"/>
        <w:jc w:val="both"/>
        <w:rPr>
          <w:rFonts w:ascii="Times" w:hAnsi="Times" w:cs="Times"/>
          <w:sz w:val="24"/>
          <w:szCs w:val="24"/>
          <w:shd w:val="clear" w:color="auto" w:fill="FFFFFF"/>
        </w:rPr>
      </w:pPr>
      <w:r w:rsidRPr="00DC56D4">
        <w:rPr>
          <w:rFonts w:ascii="Times" w:eastAsia="Times New Roman" w:hAnsi="Times" w:cs="Times New Roman"/>
          <w:color w:val="4C94D8" w:themeColor="text2" w:themeTint="80"/>
          <w:sz w:val="24"/>
          <w:szCs w:val="24"/>
        </w:rPr>
        <w:tab/>
      </w:r>
      <w:r w:rsidR="00C35F48" w:rsidRPr="00CB3DDB">
        <w:rPr>
          <w:rFonts w:ascii="Times" w:eastAsia="Times New Roman" w:hAnsi="Times" w:cs="Times New Roman"/>
          <w:sz w:val="24"/>
          <w:szCs w:val="24"/>
        </w:rPr>
        <w:t>Para</w:t>
      </w:r>
      <w:r w:rsidRPr="00CB3DDB">
        <w:rPr>
          <w:rFonts w:ascii="Times" w:eastAsia="Times New Roman" w:hAnsi="Times" w:cs="Times New Roman"/>
          <w:sz w:val="24"/>
          <w:szCs w:val="24"/>
        </w:rPr>
        <w:t xml:space="preserve"> o</w:t>
      </w:r>
      <w:r w:rsidR="00C35F48" w:rsidRPr="00CB3DDB">
        <w:rPr>
          <w:rFonts w:ascii="Times" w:eastAsia="Times New Roman" w:hAnsi="Times" w:cs="Times New Roman"/>
          <w:sz w:val="24"/>
          <w:szCs w:val="24"/>
        </w:rPr>
        <w:t xml:space="preserve"> rastreamento de</w:t>
      </w:r>
      <w:r w:rsidRPr="00CB3DDB">
        <w:rPr>
          <w:rFonts w:ascii="Times" w:eastAsia="Times New Roman" w:hAnsi="Times" w:cs="Times New Roman"/>
          <w:sz w:val="24"/>
          <w:szCs w:val="24"/>
        </w:rPr>
        <w:t xml:space="preserve"> objetos</w:t>
      </w:r>
      <w:r w:rsidR="0032076D" w:rsidRPr="00CB3DDB">
        <w:rPr>
          <w:rFonts w:ascii="Times" w:eastAsia="Times New Roman" w:hAnsi="Times" w:cs="Times New Roman"/>
          <w:sz w:val="24"/>
          <w:szCs w:val="24"/>
        </w:rPr>
        <w:t>,</w:t>
      </w:r>
      <w:r w:rsidR="00C35F48" w:rsidRPr="00CB3DDB">
        <w:rPr>
          <w:rFonts w:ascii="Times" w:eastAsia="Times New Roman" w:hAnsi="Times" w:cs="Times New Roman"/>
          <w:sz w:val="24"/>
          <w:szCs w:val="24"/>
        </w:rPr>
        <w:t xml:space="preserve"> existem técnicas baseadas nos algoritmos de </w:t>
      </w:r>
      <w:r w:rsidR="00C35F48" w:rsidRPr="00CB3DDB">
        <w:rPr>
          <w:rFonts w:ascii="Times" w:eastAsia="Times New Roman" w:hAnsi="Times" w:cs="Times New Roman"/>
          <w:i/>
          <w:iCs/>
          <w:sz w:val="24"/>
          <w:szCs w:val="24"/>
        </w:rPr>
        <w:t>MeanShift</w:t>
      </w:r>
      <w:r w:rsidR="00C35F48" w:rsidRPr="00CB3DDB">
        <w:rPr>
          <w:rFonts w:ascii="Times" w:eastAsia="Times New Roman" w:hAnsi="Times" w:cs="Times New Roman"/>
          <w:sz w:val="24"/>
          <w:szCs w:val="24"/>
        </w:rPr>
        <w:t xml:space="preserve"> e </w:t>
      </w:r>
      <w:r w:rsidR="00491D10" w:rsidRPr="00CB3DDB">
        <w:rPr>
          <w:rFonts w:ascii="Times" w:eastAsia="Times New Roman" w:hAnsi="Times" w:cs="Times New Roman"/>
          <w:i/>
          <w:iCs/>
          <w:sz w:val="24"/>
          <w:szCs w:val="24"/>
        </w:rPr>
        <w:t>Camshift</w:t>
      </w:r>
      <w:r w:rsidR="0032076D" w:rsidRPr="00CB3DDB">
        <w:rPr>
          <w:rFonts w:ascii="Times" w:eastAsia="Times New Roman" w:hAnsi="Times" w:cs="Times New Roman"/>
          <w:sz w:val="24"/>
          <w:szCs w:val="24"/>
        </w:rPr>
        <w:t>, conforme descrito por Marengoni e Stringhini (2009)</w:t>
      </w:r>
      <w:r w:rsidR="0032076D" w:rsidRPr="00CB3DDB">
        <w:rPr>
          <w:rFonts w:ascii="Times" w:hAnsi="Times" w:cs="Times"/>
          <w:sz w:val="24"/>
          <w:szCs w:val="24"/>
          <w:shd w:val="clear" w:color="auto" w:fill="FFFFFF"/>
        </w:rPr>
        <w:t>.</w:t>
      </w:r>
    </w:p>
    <w:p w14:paraId="0B3B5B89" w14:textId="7B21C8B8" w:rsidR="008E688D" w:rsidRPr="00207520" w:rsidRDefault="008E688D" w:rsidP="00DC56D4">
      <w:pPr>
        <w:tabs>
          <w:tab w:val="left" w:pos="720"/>
        </w:tabs>
        <w:spacing w:before="120" w:after="0" w:line="240" w:lineRule="auto"/>
        <w:jc w:val="both"/>
        <w:rPr>
          <w:rFonts w:ascii="Times" w:eastAsiaTheme="minorHAnsi" w:hAnsi="Times" w:cs="Times"/>
          <w:kern w:val="2"/>
          <w:sz w:val="24"/>
          <w:szCs w:val="24"/>
          <w:shd w:val="clear" w:color="auto" w:fill="FFFFFF"/>
          <w14:ligatures w14:val="standardContextual"/>
        </w:rPr>
      </w:pPr>
      <w:r w:rsidRPr="00207520">
        <w:rPr>
          <w:rFonts w:ascii="Times" w:hAnsi="Times" w:cs="Times"/>
          <w:sz w:val="24"/>
          <w:szCs w:val="24"/>
          <w:shd w:val="clear" w:color="auto" w:fill="FFFFFF"/>
        </w:rPr>
        <w:tab/>
        <w:t>Dentre as técnicas mencionadas acima, para esse trabalho</w:t>
      </w:r>
      <w:r w:rsidR="00CC7D7E" w:rsidRPr="00207520">
        <w:rPr>
          <w:rFonts w:ascii="Times" w:hAnsi="Times" w:cs="Times"/>
          <w:sz w:val="24"/>
          <w:szCs w:val="24"/>
          <w:shd w:val="clear" w:color="auto" w:fill="FFFFFF"/>
        </w:rPr>
        <w:t>,</w:t>
      </w:r>
      <w:r w:rsidRPr="00207520">
        <w:rPr>
          <w:rFonts w:ascii="Times" w:hAnsi="Times" w:cs="Times"/>
          <w:sz w:val="24"/>
          <w:szCs w:val="24"/>
          <w:shd w:val="clear" w:color="auto" w:fill="FFFFFF"/>
        </w:rPr>
        <w:t xml:space="preserve"> será abordado um </w:t>
      </w:r>
      <w:r w:rsidR="00CC7D7E" w:rsidRPr="00207520">
        <w:rPr>
          <w:rFonts w:ascii="Times" w:hAnsi="Times" w:cs="Times"/>
          <w:sz w:val="24"/>
          <w:szCs w:val="24"/>
          <w:shd w:val="clear" w:color="auto" w:fill="FFFFFF"/>
        </w:rPr>
        <w:t>estudo</w:t>
      </w:r>
      <w:r w:rsidRPr="00207520">
        <w:rPr>
          <w:rFonts w:ascii="Times" w:hAnsi="Times" w:cs="Times"/>
          <w:sz w:val="24"/>
          <w:szCs w:val="24"/>
          <w:shd w:val="clear" w:color="auto" w:fill="FFFFFF"/>
        </w:rPr>
        <w:t xml:space="preserve"> entre </w:t>
      </w:r>
      <w:r w:rsidR="00CC7D7E" w:rsidRPr="00207520">
        <w:rPr>
          <w:rFonts w:ascii="Times" w:hAnsi="Times" w:cs="Times"/>
          <w:sz w:val="24"/>
          <w:szCs w:val="24"/>
          <w:shd w:val="clear" w:color="auto" w:fill="FFFFFF"/>
        </w:rPr>
        <w:t>as</w:t>
      </w:r>
      <w:r w:rsidRPr="00207520">
        <w:rPr>
          <w:rFonts w:ascii="Times" w:hAnsi="Times" w:cs="Times"/>
          <w:sz w:val="24"/>
          <w:szCs w:val="24"/>
          <w:shd w:val="clear" w:color="auto" w:fill="FFFFFF"/>
        </w:rPr>
        <w:t xml:space="preserve"> </w:t>
      </w:r>
      <w:r w:rsidR="008D654D" w:rsidRPr="00207520">
        <w:rPr>
          <w:rFonts w:ascii="Times" w:hAnsi="Times" w:cs="Times"/>
          <w:sz w:val="24"/>
          <w:szCs w:val="24"/>
          <w:shd w:val="clear" w:color="auto" w:fill="FFFFFF"/>
        </w:rPr>
        <w:t>técnicas YOLO</w:t>
      </w:r>
      <w:r w:rsidRPr="00207520">
        <w:rPr>
          <w:rFonts w:ascii="Times" w:hAnsi="Times" w:cs="Times"/>
          <w:sz w:val="24"/>
          <w:szCs w:val="24"/>
          <w:shd w:val="clear" w:color="auto" w:fill="FFFFFF"/>
        </w:rPr>
        <w:t xml:space="preserve"> e Haar </w:t>
      </w:r>
      <w:r w:rsidR="00CC7D7E" w:rsidRPr="00207520">
        <w:rPr>
          <w:rFonts w:ascii="Times" w:hAnsi="Times" w:cs="Times"/>
          <w:sz w:val="24"/>
          <w:szCs w:val="24"/>
          <w:shd w:val="clear" w:color="auto" w:fill="FFFFFF"/>
        </w:rPr>
        <w:t>Cascade a fim de descobrir qual será a mais adequada para a tarefa de detecção de pessoas.</w:t>
      </w:r>
    </w:p>
    <w:p w14:paraId="423BEF4C" w14:textId="690C67B5" w:rsidR="008902AB" w:rsidRPr="0074447F" w:rsidRDefault="003D1B90" w:rsidP="008567F4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sz w:val="24"/>
          <w:szCs w:val="24"/>
        </w:rPr>
      </w:pPr>
      <w:r w:rsidRPr="0074447F">
        <w:rPr>
          <w:rFonts w:ascii="Times" w:eastAsia="Times New Roman" w:hAnsi="Times" w:cs="Times New Roman"/>
          <w:b/>
          <w:bCs/>
          <w:sz w:val="24"/>
          <w:szCs w:val="24"/>
        </w:rPr>
        <w:t>2.</w:t>
      </w:r>
      <w:r w:rsidR="00DA21CA" w:rsidRPr="0074447F">
        <w:rPr>
          <w:rFonts w:ascii="Times" w:eastAsia="Times New Roman" w:hAnsi="Times" w:cs="Times New Roman"/>
          <w:b/>
          <w:bCs/>
          <w:sz w:val="24"/>
          <w:szCs w:val="24"/>
        </w:rPr>
        <w:t>2</w:t>
      </w:r>
      <w:r w:rsidR="006A4431" w:rsidRPr="0074447F">
        <w:rPr>
          <w:rFonts w:ascii="Times" w:eastAsia="Times New Roman" w:hAnsi="Times" w:cs="Times New Roman"/>
          <w:b/>
          <w:bCs/>
          <w:sz w:val="24"/>
          <w:szCs w:val="24"/>
        </w:rPr>
        <w:t>.1</w:t>
      </w:r>
      <w:r w:rsidRPr="0074447F">
        <w:rPr>
          <w:rFonts w:ascii="Times" w:eastAsia="Times New Roman" w:hAnsi="Times" w:cs="Times New Roman"/>
          <w:b/>
          <w:bCs/>
          <w:sz w:val="24"/>
          <w:szCs w:val="24"/>
        </w:rPr>
        <w:t xml:space="preserve"> </w:t>
      </w:r>
      <w:r w:rsidR="0015769E" w:rsidRPr="0074447F">
        <w:rPr>
          <w:rFonts w:ascii="Times" w:eastAsia="Times New Roman" w:hAnsi="Times" w:cs="Times New Roman"/>
          <w:b/>
          <w:bCs/>
          <w:sz w:val="24"/>
          <w:szCs w:val="24"/>
        </w:rPr>
        <w:t xml:space="preserve">Método </w:t>
      </w:r>
      <w:r w:rsidR="009C308D" w:rsidRPr="0074447F">
        <w:rPr>
          <w:rFonts w:ascii="Times" w:eastAsia="Times New Roman" w:hAnsi="Times" w:cs="Times New Roman"/>
          <w:b/>
          <w:bCs/>
          <w:sz w:val="24"/>
          <w:szCs w:val="24"/>
        </w:rPr>
        <w:t xml:space="preserve">Haar Cascade - </w:t>
      </w:r>
      <w:r w:rsidR="00126064" w:rsidRPr="0074447F">
        <w:rPr>
          <w:rFonts w:ascii="Times" w:eastAsia="Times New Roman" w:hAnsi="Times" w:cs="Times New Roman"/>
          <w:b/>
          <w:bCs/>
          <w:sz w:val="24"/>
          <w:szCs w:val="24"/>
        </w:rPr>
        <w:t>Viola Jones</w:t>
      </w:r>
    </w:p>
    <w:p w14:paraId="17607775" w14:textId="507FB383" w:rsidR="0032076D" w:rsidRDefault="00126064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4C94D8" w:themeColor="text2" w:themeTint="80"/>
          <w:sz w:val="24"/>
          <w:szCs w:val="24"/>
          <w:lang w:eastAsia="pt-BR"/>
        </w:rPr>
      </w:pPr>
      <w:r w:rsidRPr="0074447F">
        <w:rPr>
          <w:rFonts w:ascii="Times" w:eastAsia="Times New Roman" w:hAnsi="Times" w:cs="Times New Roman"/>
          <w:b/>
          <w:bCs/>
          <w:sz w:val="24"/>
          <w:szCs w:val="24"/>
        </w:rPr>
        <w:tab/>
      </w:r>
      <w:r w:rsidR="002F5A45" w:rsidRPr="0074447F">
        <w:rPr>
          <w:rFonts w:ascii="Times" w:eastAsia="Times New Roman" w:hAnsi="Times" w:cs="Times New Roman"/>
          <w:sz w:val="24"/>
          <w:szCs w:val="24"/>
        </w:rPr>
        <w:t>O</w:t>
      </w:r>
      <w:r w:rsidR="0032076D" w:rsidRPr="0074447F">
        <w:rPr>
          <w:rFonts w:ascii="Times" w:eastAsia="Times New Roman" w:hAnsi="Times" w:cs="Times New Roman"/>
          <w:sz w:val="24"/>
          <w:szCs w:val="24"/>
        </w:rPr>
        <w:t xml:space="preserve"> a</w:t>
      </w:r>
      <w:r w:rsidR="002F5A45" w:rsidRPr="0074447F">
        <w:rPr>
          <w:rFonts w:ascii="Times" w:eastAsia="Times New Roman" w:hAnsi="Times" w:cs="Times New Roman"/>
          <w:sz w:val="24"/>
          <w:szCs w:val="24"/>
        </w:rPr>
        <w:t xml:space="preserve">lgoritmo </w:t>
      </w:r>
      <w:r w:rsidR="002F5A45" w:rsidRPr="00F545E2">
        <w:rPr>
          <w:rFonts w:ascii="Times" w:eastAsia="Times New Roman" w:hAnsi="Times" w:cs="Times New Roman"/>
          <w:i/>
          <w:iCs/>
          <w:sz w:val="24"/>
          <w:szCs w:val="24"/>
          <w:rPrChange w:id="7" w:author="Andre Kishimoto" w:date="2025-10-16T19:45:00Z" w16du:dateUtc="2025-10-16T22:45:00Z">
            <w:rPr>
              <w:rFonts w:ascii="Times" w:eastAsia="Times New Roman" w:hAnsi="Times" w:cs="Times New Roman"/>
              <w:sz w:val="24"/>
              <w:szCs w:val="24"/>
            </w:rPr>
          </w:rPrChange>
        </w:rPr>
        <w:t>Haar Cascade</w:t>
      </w:r>
      <w:r w:rsidR="0032076D" w:rsidRPr="0074447F">
        <w:rPr>
          <w:rFonts w:ascii="Times" w:eastAsia="Times New Roman" w:hAnsi="Times" w:cs="Times New Roman"/>
          <w:sz w:val="24"/>
          <w:szCs w:val="24"/>
        </w:rPr>
        <w:t xml:space="preserve">, </w:t>
      </w:r>
      <w:r w:rsidR="009C308D" w:rsidRPr="0074447F">
        <w:rPr>
          <w:rFonts w:ascii="Times" w:eastAsia="Times New Roman" w:hAnsi="Times" w:cs="Times New Roman"/>
          <w:sz w:val="24"/>
          <w:szCs w:val="24"/>
          <w:lang w:eastAsia="pt-BR"/>
        </w:rPr>
        <w:t>desenvolvido</w:t>
      </w:r>
      <w:r w:rsidR="004F212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por</w:t>
      </w:r>
      <w:r w:rsidR="00567FB8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Viola e Jones </w:t>
      </w:r>
      <w:r w:rsidR="00ED3F47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567FB8" w:rsidRPr="0074447F">
        <w:rPr>
          <w:rFonts w:ascii="Times" w:eastAsia="Times New Roman" w:hAnsi="Times" w:cs="Times New Roman"/>
          <w:sz w:val="24"/>
          <w:szCs w:val="24"/>
          <w:lang w:eastAsia="pt-BR"/>
        </w:rPr>
        <w:t>2004)</w:t>
      </w:r>
      <w:r w:rsidR="0032076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, </w:t>
      </w:r>
      <w:r w:rsidR="00567FB8" w:rsidRPr="0074447F">
        <w:rPr>
          <w:rFonts w:ascii="Times" w:eastAsia="Times New Roman" w:hAnsi="Times" w:cs="Times New Roman"/>
          <w:sz w:val="24"/>
          <w:szCs w:val="24"/>
          <w:lang w:eastAsia="pt-BR"/>
        </w:rPr>
        <w:t>foi concebido incialmente</w:t>
      </w:r>
      <w:r w:rsidR="0032076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com</w:t>
      </w:r>
      <w:r w:rsidR="00567FB8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32076D" w:rsidRPr="0074447F">
        <w:rPr>
          <w:rFonts w:ascii="Times" w:eastAsia="Times New Roman" w:hAnsi="Times" w:cs="Times New Roman"/>
          <w:sz w:val="24"/>
          <w:szCs w:val="24"/>
          <w:lang w:eastAsia="pt-BR"/>
        </w:rPr>
        <w:t>o objetivo</w:t>
      </w:r>
      <w:r w:rsidR="00567FB8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de</w:t>
      </w:r>
      <w:r w:rsidR="0032076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realizar a</w:t>
      </w:r>
      <w:r w:rsidR="0027518A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9C308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detecção </w:t>
      </w:r>
      <w:r w:rsidR="00567FB8" w:rsidRPr="0074447F">
        <w:rPr>
          <w:rFonts w:ascii="Times" w:eastAsia="Times New Roman" w:hAnsi="Times" w:cs="Times New Roman"/>
          <w:sz w:val="24"/>
          <w:szCs w:val="24"/>
          <w:lang w:eastAsia="pt-BR"/>
        </w:rPr>
        <w:t>facial</w:t>
      </w:r>
      <w:r w:rsidR="009C308D" w:rsidRPr="0074447F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32076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9C308D" w:rsidRPr="0074447F">
        <w:rPr>
          <w:rFonts w:ascii="Times" w:eastAsia="Times New Roman" w:hAnsi="Times" w:cs="Times New Roman"/>
          <w:sz w:val="24"/>
          <w:szCs w:val="24"/>
          <w:lang w:eastAsia="pt-BR"/>
        </w:rPr>
        <w:t>Para</w:t>
      </w:r>
      <w:r w:rsidR="00C310DC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o funcionamento do algoritmo</w:t>
      </w:r>
      <w:r w:rsidR="0032076D" w:rsidRPr="0074447F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C310DC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é tomado como base</w:t>
      </w:r>
      <w:r w:rsidR="009C308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C310DC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a utilização de </w:t>
      </w:r>
      <w:r w:rsidR="0032076D" w:rsidRPr="0074447F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f</w:t>
      </w:r>
      <w:r w:rsidR="00C310DC" w:rsidRPr="0074447F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eatures</w:t>
      </w:r>
      <w:r w:rsidR="00F545E2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DE62B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formas retangulares que possuem informação sobre </w:t>
      </w:r>
      <w:r w:rsidR="002F4410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o conjunto de </w:t>
      </w:r>
      <w:r w:rsidR="00DE62BD" w:rsidRPr="0074447F">
        <w:rPr>
          <w:rFonts w:ascii="Times" w:eastAsia="Times New Roman" w:hAnsi="Times" w:cs="Times New Roman"/>
          <w:sz w:val="24"/>
          <w:szCs w:val="24"/>
          <w:lang w:eastAsia="pt-BR"/>
        </w:rPr>
        <w:t>intensidade</w:t>
      </w:r>
      <w:r w:rsidR="002F4410" w:rsidRPr="0074447F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="00DE62B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do</w:t>
      </w:r>
      <w:r w:rsidR="002F4410" w:rsidRPr="0074447F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="00DE62B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pixel</w:t>
      </w:r>
      <w:r w:rsidR="002F4410" w:rsidRPr="0074447F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="00DE62B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d</w:t>
      </w:r>
      <w:r w:rsidR="002F4410" w:rsidRPr="0074447F">
        <w:rPr>
          <w:rFonts w:ascii="Times" w:eastAsia="Times New Roman" w:hAnsi="Times" w:cs="Times New Roman"/>
          <w:sz w:val="24"/>
          <w:szCs w:val="24"/>
          <w:lang w:eastAsia="pt-BR"/>
        </w:rPr>
        <w:t>a</w:t>
      </w:r>
      <w:r w:rsidR="00DE62B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sua área de cobertura </w:t>
      </w:r>
      <w:r w:rsidR="0032076D" w:rsidRPr="0074447F">
        <w:rPr>
          <w:rFonts w:ascii="Times" w:eastAsia="Times New Roman" w:hAnsi="Times" w:cs="Times New Roman"/>
          <w:sz w:val="24"/>
          <w:szCs w:val="24"/>
          <w:lang w:eastAsia="pt-BR"/>
        </w:rPr>
        <w:t>(VIOLA</w:t>
      </w:r>
      <w:r w:rsidR="001237F6" w:rsidRPr="0074447F">
        <w:rPr>
          <w:rFonts w:ascii="Times" w:eastAsia="Times New Roman" w:hAnsi="Times" w:cs="Times New Roman"/>
          <w:sz w:val="24"/>
          <w:szCs w:val="24"/>
          <w:lang w:eastAsia="pt-BR"/>
        </w:rPr>
        <w:t>;</w:t>
      </w:r>
      <w:r w:rsidR="0032076D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 JONE</w:t>
      </w:r>
      <w:r w:rsidR="00ED3F47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="0032076D" w:rsidRPr="0074447F">
        <w:rPr>
          <w:rFonts w:ascii="Times" w:eastAsia="Times New Roman" w:hAnsi="Times" w:cs="Times New Roman"/>
          <w:sz w:val="24"/>
          <w:szCs w:val="24"/>
          <w:lang w:eastAsia="pt-BR"/>
        </w:rPr>
        <w:t>, 2004</w:t>
      </w:r>
      <w:r w:rsidR="00567FB8" w:rsidRPr="0074447F">
        <w:rPr>
          <w:rFonts w:ascii="Times" w:eastAsia="Times New Roman" w:hAnsi="Times" w:cs="Times New Roman"/>
          <w:sz w:val="24"/>
          <w:szCs w:val="24"/>
          <w:lang w:eastAsia="pt-BR"/>
        </w:rPr>
        <w:t xml:space="preserve">). </w:t>
      </w:r>
      <w:r w:rsidR="00ED3F47">
        <w:rPr>
          <w:rFonts w:ascii="Times" w:eastAsia="Times New Roman" w:hAnsi="Times" w:cs="Times New Roman"/>
          <w:sz w:val="24"/>
          <w:szCs w:val="24"/>
          <w:lang w:eastAsia="pt-BR"/>
        </w:rPr>
        <w:t xml:space="preserve">Mustafa, Min e Zhu (2014) resumem que as </w:t>
      </w:r>
      <w:r w:rsidR="00ED3F47" w:rsidRPr="00ED3F47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features</w:t>
      </w:r>
      <w:r w:rsidR="00ED3F47">
        <w:rPr>
          <w:rFonts w:ascii="Times" w:eastAsia="Times New Roman" w:hAnsi="Times" w:cs="Times New Roman"/>
          <w:sz w:val="24"/>
          <w:szCs w:val="24"/>
          <w:lang w:eastAsia="pt-BR"/>
        </w:rPr>
        <w:t xml:space="preserve"> são usadas para recortar e achar padrões em uma imagem.</w:t>
      </w:r>
    </w:p>
    <w:p w14:paraId="7C644B2B" w14:textId="77777777" w:rsidR="0032076D" w:rsidRDefault="0032076D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4C94D8" w:themeColor="text2" w:themeTint="80"/>
          <w:sz w:val="24"/>
          <w:szCs w:val="24"/>
          <w:lang w:eastAsia="pt-BR"/>
        </w:rPr>
      </w:pPr>
    </w:p>
    <w:p w14:paraId="1BADF0A6" w14:textId="77777777" w:rsidR="0032076D" w:rsidRDefault="0032076D" w:rsidP="0032076D">
      <w:pPr>
        <w:keepNext/>
        <w:tabs>
          <w:tab w:val="left" w:pos="720"/>
        </w:tabs>
        <w:spacing w:before="120" w:after="0" w:line="240" w:lineRule="auto"/>
        <w:jc w:val="center"/>
      </w:pPr>
      <w:r>
        <w:rPr>
          <w:rFonts w:ascii="Times" w:eastAsia="Times New Roman" w:hAnsi="Times" w:cs="Times New Roman"/>
          <w:noProof/>
          <w:color w:val="4C94D8" w:themeColor="text2" w:themeTint="80"/>
          <w:sz w:val="24"/>
          <w:szCs w:val="24"/>
          <w:lang w:eastAsia="pt-BR"/>
        </w:rPr>
        <w:lastRenderedPageBreak/>
        <w:drawing>
          <wp:inline distT="0" distB="0" distL="0" distR="0" wp14:anchorId="35D253B0" wp14:editId="4A666D63">
            <wp:extent cx="2019300" cy="1866900"/>
            <wp:effectExtent l="0" t="0" r="0" b="0"/>
            <wp:docPr id="2008884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D881" w14:textId="3C6C7C82" w:rsidR="0032076D" w:rsidRPr="006073AA" w:rsidRDefault="0032076D" w:rsidP="0032076D">
      <w:pPr>
        <w:pStyle w:val="Legenda"/>
        <w:rPr>
          <w:rFonts w:eastAsia="Times New Roman"/>
          <w:color w:val="000000" w:themeColor="text1"/>
          <w:sz w:val="24"/>
          <w:szCs w:val="24"/>
          <w:lang w:eastAsia="pt-BR"/>
        </w:rPr>
      </w:pPr>
      <w:r w:rsidRPr="006073AA">
        <w:rPr>
          <w:color w:val="000000" w:themeColor="text1"/>
        </w:rPr>
        <w:t xml:space="preserve">Figura </w:t>
      </w:r>
      <w:r w:rsidRPr="006073AA">
        <w:rPr>
          <w:color w:val="000000" w:themeColor="text1"/>
        </w:rPr>
        <w:fldChar w:fldCharType="begin"/>
      </w:r>
      <w:r w:rsidRPr="006073AA">
        <w:rPr>
          <w:color w:val="000000" w:themeColor="text1"/>
        </w:rPr>
        <w:instrText xml:space="preserve"> SEQ Figura \* ARABIC </w:instrText>
      </w:r>
      <w:r w:rsidRPr="006073AA">
        <w:rPr>
          <w:color w:val="000000" w:themeColor="text1"/>
        </w:rPr>
        <w:fldChar w:fldCharType="separate"/>
      </w:r>
      <w:r w:rsidR="00E036A3">
        <w:rPr>
          <w:noProof/>
          <w:color w:val="000000" w:themeColor="text1"/>
        </w:rPr>
        <w:t>1</w:t>
      </w:r>
      <w:r w:rsidRPr="006073AA">
        <w:rPr>
          <w:noProof/>
          <w:color w:val="000000" w:themeColor="text1"/>
        </w:rPr>
        <w:fldChar w:fldCharType="end"/>
      </w:r>
      <w:r w:rsidRPr="006073AA">
        <w:rPr>
          <w:color w:val="000000" w:themeColor="text1"/>
        </w:rPr>
        <w:t xml:space="preserve">: Exemplos de </w:t>
      </w:r>
      <w:r w:rsidRPr="006073AA">
        <w:rPr>
          <w:i/>
          <w:iCs/>
          <w:color w:val="000000" w:themeColor="text1"/>
        </w:rPr>
        <w:t>features</w:t>
      </w:r>
      <w:r w:rsidRPr="006073AA">
        <w:rPr>
          <w:color w:val="000000" w:themeColor="text1"/>
        </w:rPr>
        <w:t xml:space="preserve"> para reconhecimento facial </w:t>
      </w:r>
      <w:r w:rsidRPr="003F0959">
        <w:rPr>
          <w:color w:val="000000" w:themeColor="text1"/>
        </w:rPr>
        <w:t>(</w:t>
      </w:r>
      <w:r w:rsidR="006073AA" w:rsidRPr="00D455C2">
        <w:rPr>
          <w:rFonts w:eastAsia="Times New Roman"/>
          <w:color w:val="000000" w:themeColor="text1"/>
        </w:rPr>
        <w:t>VIOLA; JONES, 2004</w:t>
      </w:r>
      <w:r w:rsidR="006073AA" w:rsidRPr="003F0959">
        <w:rPr>
          <w:color w:val="000000" w:themeColor="text1"/>
          <w:sz w:val="16"/>
          <w:szCs w:val="16"/>
        </w:rPr>
        <w:t>)</w:t>
      </w:r>
      <w:r w:rsidRPr="003F0959">
        <w:rPr>
          <w:color w:val="000000" w:themeColor="text1"/>
        </w:rPr>
        <w:t>.</w:t>
      </w:r>
    </w:p>
    <w:p w14:paraId="53AB142B" w14:textId="692BC648" w:rsidR="0027518A" w:rsidRDefault="0027518A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</w:pPr>
    </w:p>
    <w:p w14:paraId="3C1BC7A5" w14:textId="2924203D" w:rsidR="00AE580E" w:rsidRPr="008A4CC3" w:rsidRDefault="009E62C4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</w:pPr>
      <w:r w:rsidRPr="00AE54A2">
        <w:rPr>
          <w:rFonts w:ascii="Times" w:eastAsia="Times New Roman" w:hAnsi="Times" w:cs="Times New Roman"/>
          <w:color w:val="47D459" w:themeColor="accent3" w:themeTint="99"/>
          <w:sz w:val="24"/>
          <w:szCs w:val="24"/>
          <w:lang w:eastAsia="pt-BR"/>
        </w:rPr>
        <w:tab/>
      </w:r>
      <w:commentRangeStart w:id="8"/>
      <w:r w:rsidR="00567FB8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Para o cálculo das </w:t>
      </w:r>
      <w:r w:rsidR="00567FB8"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>features</w:t>
      </w:r>
      <w:r w:rsidR="00ED3F47"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>,</w:t>
      </w:r>
      <w:r w:rsidR="00567FB8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é utilizado o conceito de </w:t>
      </w:r>
      <w:r w:rsidR="00ED3F47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i</w:t>
      </w:r>
      <w:r w:rsidR="00567FB8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ntegral da imagem</w:t>
      </w:r>
      <w:r w:rsidR="00ED3F47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</w:t>
      </w:r>
      <w:r w:rsidR="001237F6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(VIOLA; JONES, 2004). </w:t>
      </w:r>
      <w:r w:rsidR="00567FB8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A </w:t>
      </w:r>
      <w:r w:rsidR="00ED3F47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i</w:t>
      </w:r>
      <w:r w:rsidR="00567FB8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ntegral da imagem contém a soma dos </w:t>
      </w:r>
      <w:r w:rsidR="001237F6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pixels na direção de cima e da esquerda.</w:t>
      </w:r>
      <w:r w:rsidR="00ED3F47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</w:t>
      </w:r>
      <w:r w:rsidR="00AE580E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Por exemplo</w:t>
      </w:r>
      <w:r w:rsidR="00ED3F47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,</w:t>
      </w:r>
      <w:r w:rsidR="00AE580E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</w:t>
      </w:r>
      <w:r w:rsidR="00ED3F47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considerando </w:t>
      </w:r>
      <w:r w:rsidR="00AE580E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os pixels A = 1, B = 2, C = 3</w:t>
      </w:r>
      <w:r w:rsidR="00ED3F47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e</w:t>
      </w:r>
      <w:r w:rsidR="00AE580E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D = 4</w:t>
      </w:r>
      <w:r w:rsidR="00ED3F47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</w:t>
      </w:r>
      <w:r w:rsidR="00F545E2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da </w:t>
      </w:r>
      <w:r w:rsidR="009016A4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Figura 2.</w:t>
      </w:r>
    </w:p>
    <w:p w14:paraId="14FDC2E7" w14:textId="77777777" w:rsidR="00ED3F47" w:rsidRPr="008A4CC3" w:rsidRDefault="00ED3F47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</w:pPr>
    </w:p>
    <w:p w14:paraId="44918E50" w14:textId="77777777" w:rsidR="00ED3F47" w:rsidRPr="008A4CC3" w:rsidRDefault="00ED3F47" w:rsidP="0097477F">
      <w:pPr>
        <w:keepNext/>
        <w:tabs>
          <w:tab w:val="left" w:pos="720"/>
        </w:tabs>
        <w:spacing w:before="120" w:after="0" w:line="240" w:lineRule="auto"/>
        <w:jc w:val="center"/>
        <w:rPr>
          <w:color w:val="EE0000"/>
        </w:rPr>
      </w:pPr>
      <w:r w:rsidRPr="008A4CC3">
        <w:rPr>
          <w:rFonts w:ascii="Times" w:eastAsia="Times New Roman" w:hAnsi="Times" w:cs="Times New Roman"/>
          <w:noProof/>
          <w:color w:val="EE0000"/>
          <w:sz w:val="24"/>
          <w:szCs w:val="24"/>
          <w:lang w:eastAsia="pt-BR"/>
        </w:rPr>
        <w:drawing>
          <wp:inline distT="0" distB="0" distL="0" distR="0" wp14:anchorId="57D4EE33" wp14:editId="71B9F660">
            <wp:extent cx="2495550" cy="1943100"/>
            <wp:effectExtent l="0" t="0" r="0" b="0"/>
            <wp:docPr id="6438103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B8CD" w14:textId="17B182D1" w:rsidR="00ED3F47" w:rsidRPr="008A4CC3" w:rsidRDefault="00ED3F47" w:rsidP="0097477F">
      <w:pPr>
        <w:pStyle w:val="Legenda"/>
        <w:rPr>
          <w:rFonts w:ascii="Times" w:eastAsia="Times New Roman" w:hAnsi="Times"/>
          <w:color w:val="EE0000"/>
          <w:sz w:val="24"/>
          <w:szCs w:val="24"/>
          <w:lang w:eastAsia="pt-BR"/>
        </w:rPr>
      </w:pPr>
      <w:r w:rsidRPr="008A4CC3">
        <w:rPr>
          <w:color w:val="EE0000"/>
        </w:rPr>
        <w:t xml:space="preserve">Figura </w:t>
      </w:r>
      <w:r w:rsidRPr="008A4CC3">
        <w:rPr>
          <w:color w:val="EE0000"/>
        </w:rPr>
        <w:fldChar w:fldCharType="begin"/>
      </w:r>
      <w:r w:rsidRPr="008A4CC3">
        <w:rPr>
          <w:color w:val="EE0000"/>
        </w:rPr>
        <w:instrText xml:space="preserve"> SEQ Figura \* ARABIC </w:instrText>
      </w:r>
      <w:r w:rsidRPr="008A4CC3">
        <w:rPr>
          <w:color w:val="EE0000"/>
        </w:rPr>
        <w:fldChar w:fldCharType="separate"/>
      </w:r>
      <w:r w:rsidR="00E036A3">
        <w:rPr>
          <w:noProof/>
          <w:color w:val="EE0000"/>
        </w:rPr>
        <w:t>2</w:t>
      </w:r>
      <w:r w:rsidRPr="008A4CC3">
        <w:rPr>
          <w:color w:val="EE0000"/>
        </w:rPr>
        <w:fldChar w:fldCharType="end"/>
      </w:r>
      <w:r w:rsidRPr="008A4CC3">
        <w:rPr>
          <w:color w:val="EE0000"/>
        </w:rPr>
        <w:t>: Exemplo de imagem antes da aplicação da integral (VIOLA; JONES, 2004).</w:t>
      </w:r>
    </w:p>
    <w:p w14:paraId="5E3432BA" w14:textId="77777777" w:rsidR="00D5094C" w:rsidRDefault="00D5094C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47D459" w:themeColor="accent3" w:themeTint="99"/>
          <w:sz w:val="24"/>
          <w:szCs w:val="24"/>
          <w:lang w:eastAsia="pt-BR"/>
        </w:rPr>
      </w:pPr>
    </w:p>
    <w:p w14:paraId="54387229" w14:textId="77777777" w:rsidR="00D5094C" w:rsidRDefault="00D5094C" w:rsidP="0097477F">
      <w:pPr>
        <w:keepNext/>
        <w:tabs>
          <w:tab w:val="left" w:pos="720"/>
        </w:tabs>
        <w:spacing w:before="120" w:after="0" w:line="240" w:lineRule="auto"/>
        <w:jc w:val="center"/>
      </w:pPr>
      <w:r w:rsidRPr="00D5094C">
        <w:rPr>
          <w:rFonts w:ascii="Times" w:eastAsia="Times New Roman" w:hAnsi="Times" w:cs="Times New Roman"/>
          <w:noProof/>
          <w:color w:val="47D459" w:themeColor="accent3" w:themeTint="99"/>
          <w:sz w:val="24"/>
          <w:szCs w:val="24"/>
          <w:lang w:eastAsia="pt-BR"/>
        </w:rPr>
        <w:drawing>
          <wp:inline distT="0" distB="0" distL="0" distR="0" wp14:anchorId="32FD28E3" wp14:editId="35165599">
            <wp:extent cx="2495550" cy="1943100"/>
            <wp:effectExtent l="0" t="0" r="0" b="0"/>
            <wp:docPr id="15908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D11A" w14:textId="54AE6542" w:rsidR="00D5094C" w:rsidRPr="008A4CC3" w:rsidRDefault="00D5094C" w:rsidP="0097477F">
      <w:pPr>
        <w:pStyle w:val="Legenda"/>
        <w:rPr>
          <w:rFonts w:ascii="Times" w:eastAsia="Times New Roman" w:hAnsi="Times"/>
          <w:color w:val="EE0000"/>
          <w:sz w:val="24"/>
          <w:szCs w:val="24"/>
          <w:lang w:eastAsia="pt-BR"/>
        </w:rPr>
      </w:pPr>
      <w:r w:rsidRPr="008A4CC3">
        <w:rPr>
          <w:color w:val="EE0000"/>
        </w:rPr>
        <w:t xml:space="preserve">Figura </w:t>
      </w:r>
      <w:r w:rsidRPr="008A4CC3">
        <w:rPr>
          <w:color w:val="EE0000"/>
        </w:rPr>
        <w:fldChar w:fldCharType="begin"/>
      </w:r>
      <w:r w:rsidRPr="008A4CC3">
        <w:rPr>
          <w:color w:val="EE0000"/>
        </w:rPr>
        <w:instrText xml:space="preserve"> SEQ Figura \* ARABIC </w:instrText>
      </w:r>
      <w:r w:rsidRPr="008A4CC3">
        <w:rPr>
          <w:color w:val="EE0000"/>
        </w:rPr>
        <w:fldChar w:fldCharType="separate"/>
      </w:r>
      <w:r w:rsidR="00E036A3">
        <w:rPr>
          <w:noProof/>
          <w:color w:val="EE0000"/>
        </w:rPr>
        <w:t>3</w:t>
      </w:r>
      <w:r w:rsidRPr="008A4CC3">
        <w:rPr>
          <w:color w:val="EE0000"/>
        </w:rPr>
        <w:fldChar w:fldCharType="end"/>
      </w:r>
      <w:r w:rsidRPr="008A4CC3">
        <w:rPr>
          <w:color w:val="EE0000"/>
        </w:rPr>
        <w:t>: Exemplo de imagem após aplicação da integral, adaptado de Viola e Jones (2004).</w:t>
      </w:r>
    </w:p>
    <w:p w14:paraId="3D5248FF" w14:textId="77777777" w:rsidR="0097477F" w:rsidRPr="008A4CC3" w:rsidRDefault="0097477F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</w:pPr>
    </w:p>
    <w:p w14:paraId="00355BAF" w14:textId="5F322F04" w:rsidR="001237F6" w:rsidRPr="008A4CC3" w:rsidRDefault="00AE54A2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</w:pPr>
      <w:r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ab/>
        <w:t>Portanto, para calcular a área</w:t>
      </w:r>
      <w:r w:rsidR="001B6959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de cobertura de </w:t>
      </w:r>
      <w:r w:rsidR="001B6959"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>A</w:t>
      </w:r>
      <w:r w:rsidR="00130F35"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>,</w:t>
      </w:r>
      <w:r w:rsidR="001B6959"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 xml:space="preserve"> B</w:t>
      </w:r>
      <w:r w:rsidR="00130F35"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>,</w:t>
      </w:r>
      <w:r w:rsidR="001B6959"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 xml:space="preserve"> C</w:t>
      </w:r>
      <w:r w:rsidR="00130F35"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 xml:space="preserve"> </w:t>
      </w:r>
      <w:r w:rsidR="001B6959"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>e D</w:t>
      </w:r>
      <w:r w:rsidR="001B6959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, não é necessário percorrer toda a imagem somando os valores correspondentes, </w:t>
      </w:r>
      <w:r w:rsidR="00130F35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pois </w:t>
      </w:r>
      <w:r w:rsidR="001B6959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é possível obter o</w:t>
      </w:r>
      <w:r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</w:t>
      </w:r>
      <w:r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lastRenderedPageBreak/>
        <w:t xml:space="preserve">valor </w:t>
      </w:r>
      <w:r w:rsidR="001B6959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total da área ao utilizar a informação contida no </w:t>
      </w:r>
      <w:r w:rsidRPr="008A4CC3">
        <w:rPr>
          <w:rFonts w:ascii="Times" w:eastAsia="Times New Roman" w:hAnsi="Times" w:cs="Times New Roman"/>
          <w:i/>
          <w:iCs/>
          <w:color w:val="EE0000"/>
          <w:sz w:val="24"/>
          <w:szCs w:val="24"/>
          <w:lang w:eastAsia="pt-BR"/>
        </w:rPr>
        <w:t>pixel</w:t>
      </w:r>
      <w:r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D</w:t>
      </w:r>
      <w:r w:rsidR="001B6959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. Para </w:t>
      </w:r>
      <w:r w:rsidR="00130F35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o </w:t>
      </w:r>
      <w:r w:rsidR="001B6959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exemplo</w:t>
      </w:r>
      <w:r w:rsidR="00130F35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da Figura 2,</w:t>
      </w:r>
      <w:r w:rsidR="001B6959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 xml:space="preserve"> o valor total de intensidade da área será igual a 8</w:t>
      </w:r>
      <w:r w:rsidR="00130F35" w:rsidRPr="008A4CC3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>, como mostrado na Figura 3.</w:t>
      </w:r>
      <w:commentRangeEnd w:id="8"/>
      <w:r w:rsidR="007B4474" w:rsidRPr="008A4CC3">
        <w:rPr>
          <w:rStyle w:val="Refdecomentrio"/>
          <w:color w:val="EE0000"/>
        </w:rPr>
        <w:commentReference w:id="8"/>
      </w:r>
    </w:p>
    <w:p w14:paraId="30FEA136" w14:textId="14D8E95D" w:rsidR="001237F6" w:rsidRPr="0097477F" w:rsidRDefault="00AE54A2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ab/>
        <w:t xml:space="preserve">Após </w:t>
      </w:r>
      <w:r w:rsidR="001B6959" w:rsidRPr="0097477F">
        <w:rPr>
          <w:rFonts w:ascii="Times" w:eastAsia="Times New Roman" w:hAnsi="Times" w:cs="Times New Roman"/>
          <w:sz w:val="24"/>
          <w:szCs w:val="24"/>
          <w:lang w:eastAsia="pt-BR"/>
        </w:rPr>
        <w:t>concluir</w:t>
      </w: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 essa etapa é necessário encontrar todas as </w:t>
      </w:r>
      <w:r w:rsidRPr="007B4474">
        <w:rPr>
          <w:rFonts w:ascii="Times" w:eastAsia="Times New Roman" w:hAnsi="Times" w:cs="Times New Roman"/>
          <w:i/>
          <w:iCs/>
          <w:sz w:val="24"/>
          <w:szCs w:val="24"/>
          <w:lang w:eastAsia="pt-BR"/>
          <w:rPrChange w:id="9" w:author="Andre Kishimoto" w:date="2025-10-16T19:50:00Z" w16du:dateUtc="2025-10-16T22:50:00Z">
            <w:rPr>
              <w:rFonts w:ascii="Times" w:eastAsia="Times New Roman" w:hAnsi="Times" w:cs="Times New Roman"/>
              <w:sz w:val="24"/>
              <w:szCs w:val="24"/>
              <w:lang w:eastAsia="pt-BR"/>
            </w:rPr>
          </w:rPrChange>
        </w:rPr>
        <w:t>features</w:t>
      </w: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B6959" w:rsidRPr="0097477F">
        <w:rPr>
          <w:rFonts w:ascii="Times" w:eastAsia="Times New Roman" w:hAnsi="Times" w:cs="Times New Roman"/>
          <w:sz w:val="24"/>
          <w:szCs w:val="24"/>
          <w:lang w:eastAsia="pt-BR"/>
        </w:rPr>
        <w:t>faciais</w:t>
      </w: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 dentro da imagem</w:t>
      </w:r>
      <w:r w:rsidR="007B4474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7B4474">
        <w:rPr>
          <w:rFonts w:ascii="Times" w:eastAsia="Times New Roman" w:hAnsi="Times" w:cs="Times New Roman"/>
          <w:sz w:val="24"/>
          <w:szCs w:val="24"/>
          <w:lang w:eastAsia="pt-BR"/>
        </w:rPr>
        <w:t>E</w:t>
      </w:r>
      <w:r w:rsidR="007B4474" w:rsidRPr="0097477F">
        <w:rPr>
          <w:rFonts w:ascii="Times" w:eastAsia="Times New Roman" w:hAnsi="Times" w:cs="Times New Roman"/>
          <w:sz w:val="24"/>
          <w:szCs w:val="24"/>
          <w:lang w:eastAsia="pt-BR"/>
        </w:rPr>
        <w:t>ntretanto</w:t>
      </w:r>
      <w:r w:rsidR="007B4474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7B4474"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existem cerca de 160.000 possibilidades de </w:t>
      </w:r>
      <w:r w:rsidR="001B6959" w:rsidRPr="0097477F">
        <w:rPr>
          <w:rFonts w:ascii="Times" w:eastAsia="Times New Roman" w:hAnsi="Times" w:cs="Times New Roman"/>
          <w:sz w:val="24"/>
          <w:szCs w:val="24"/>
          <w:lang w:eastAsia="pt-BR"/>
        </w:rPr>
        <w:t>aplicá-las</w:t>
      </w: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 em um tamanho </w:t>
      </w:r>
      <w:r w:rsidR="001B6959"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de </w:t>
      </w: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24x24 </w:t>
      </w:r>
      <w:r w:rsidRPr="007B4474">
        <w:rPr>
          <w:rFonts w:ascii="Times" w:eastAsia="Times New Roman" w:hAnsi="Times" w:cs="Times New Roman"/>
          <w:i/>
          <w:iCs/>
          <w:sz w:val="24"/>
          <w:szCs w:val="24"/>
          <w:lang w:eastAsia="pt-BR"/>
          <w:rPrChange w:id="10" w:author="Andre Kishimoto" w:date="2025-10-16T19:50:00Z" w16du:dateUtc="2025-10-16T22:50:00Z">
            <w:rPr>
              <w:rFonts w:ascii="Times" w:eastAsia="Times New Roman" w:hAnsi="Times" w:cs="Times New Roman"/>
              <w:sz w:val="24"/>
              <w:szCs w:val="24"/>
              <w:lang w:eastAsia="pt-BR"/>
            </w:rPr>
          </w:rPrChange>
        </w:rPr>
        <w:t>pixels</w:t>
      </w:r>
      <w:r w:rsidR="007B4474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1B6959"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 levando em consideração a combinação entre os tamanhos e</w:t>
      </w: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 posiç</w:t>
      </w:r>
      <w:r w:rsidR="001B6959"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ões das </w:t>
      </w:r>
      <w:r w:rsidR="001B6959" w:rsidRPr="007B4474">
        <w:rPr>
          <w:rFonts w:ascii="Times" w:eastAsia="Times New Roman" w:hAnsi="Times" w:cs="Times New Roman"/>
          <w:i/>
          <w:iCs/>
          <w:sz w:val="24"/>
          <w:szCs w:val="24"/>
          <w:lang w:eastAsia="pt-BR"/>
          <w:rPrChange w:id="11" w:author="Andre Kishimoto" w:date="2025-10-16T19:50:00Z" w16du:dateUtc="2025-10-16T22:50:00Z">
            <w:rPr>
              <w:rFonts w:ascii="Times" w:eastAsia="Times New Roman" w:hAnsi="Times" w:cs="Times New Roman"/>
              <w:sz w:val="24"/>
              <w:szCs w:val="24"/>
              <w:lang w:eastAsia="pt-BR"/>
            </w:rPr>
          </w:rPrChange>
        </w:rPr>
        <w:t>features</w:t>
      </w:r>
      <w:r w:rsidR="001B6959" w:rsidRPr="0097477F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Pr="0097477F">
        <w:rPr>
          <w:rFonts w:ascii="Times" w:eastAsia="Times New Roman" w:hAnsi="Times" w:cs="Times New Roman"/>
          <w:sz w:val="24"/>
          <w:szCs w:val="24"/>
          <w:lang w:eastAsia="pt-BR"/>
        </w:rPr>
        <w:t>(VIOLA P; JONES M P, 2004).</w:t>
      </w:r>
    </w:p>
    <w:p w14:paraId="63B96C6C" w14:textId="6B270FE5" w:rsidR="006C1BD7" w:rsidRPr="006073AA" w:rsidRDefault="00A8546D" w:rsidP="0032076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</w:pPr>
      <w:r w:rsidRPr="0032076D">
        <w:rPr>
          <w:rFonts w:ascii="Times" w:eastAsia="Times New Roman" w:hAnsi="Times" w:cs="Times New Roman"/>
          <w:color w:val="4C94D8" w:themeColor="text2" w:themeTint="80"/>
          <w:sz w:val="24"/>
          <w:szCs w:val="24"/>
          <w:lang w:eastAsia="pt-BR"/>
        </w:rPr>
        <w:tab/>
      </w:r>
      <w:r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Para </w:t>
      </w:r>
      <w:r w:rsidR="00EB07AC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o treinamento, visando minimizar</w:t>
      </w:r>
      <w:r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o número de </w:t>
      </w:r>
      <w:r w:rsidR="00EB07AC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combinações</w:t>
      </w:r>
      <w:r w:rsidR="00CE02E9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,</w:t>
      </w:r>
      <w:r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é utilizado um algoritmo de </w:t>
      </w:r>
      <w:r w:rsidR="007B4474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Aprendizado de Máquina</w:t>
      </w:r>
      <w:r w:rsidR="007B4474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</w:t>
      </w:r>
      <w:r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chamado </w:t>
      </w:r>
      <w:r w:rsidRPr="006073AA">
        <w:rPr>
          <w:rFonts w:ascii="Times" w:eastAsia="Times New Roman" w:hAnsi="Times" w:cs="Times New Roman"/>
          <w:i/>
          <w:iCs/>
          <w:color w:val="000000" w:themeColor="text1"/>
          <w:sz w:val="24"/>
          <w:szCs w:val="24"/>
          <w:lang w:eastAsia="pt-BR"/>
        </w:rPr>
        <w:t>AdaBoost</w:t>
      </w:r>
      <w:r w:rsidR="00A00A0A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.</w:t>
      </w:r>
      <w:r w:rsidR="009C4C8A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</w:t>
      </w:r>
      <w:r w:rsidR="00CE02E9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Viola</w:t>
      </w:r>
      <w:r w:rsidR="00D92B26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e</w:t>
      </w:r>
      <w:r w:rsidR="00CE02E9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Jones</w:t>
      </w:r>
      <w:r w:rsidR="006073AA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</w:t>
      </w:r>
      <w:r w:rsidR="009C4C8A" w:rsidRPr="003F0959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define</w:t>
      </w:r>
      <w:r w:rsidR="00CE02E9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m</w:t>
      </w:r>
      <w:r w:rsidR="009C4C8A" w:rsidRPr="003F0959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</w:t>
      </w:r>
      <w:r w:rsidR="00CE02E9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que o "</w:t>
      </w:r>
      <w:r w:rsidR="00CE02E9" w:rsidRPr="006073AA">
        <w:rPr>
          <w:rFonts w:ascii="Times" w:eastAsia="Times New Roman" w:hAnsi="Times" w:cs="Times New Roman"/>
          <w:i/>
          <w:iCs/>
          <w:color w:val="000000" w:themeColor="text1"/>
          <w:sz w:val="24"/>
          <w:szCs w:val="24"/>
          <w:lang w:eastAsia="pt-BR"/>
        </w:rPr>
        <w:t>AdaBoost é um mecanismo agressivo para escolher um conjunto pequeno de boas funções de classificação que, ainda assim, apresentam uma variedade significativa. Traçando uma analogia entre os classificadores fracos e features, AdaBoost é um procedimento eficaz para encontrar um pequeno número de boas "features" que, mesmo assim, possuem uma variedade significativa."</w:t>
      </w:r>
      <w:r w:rsidR="00CE02E9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(VIOLA; JONES, 2004, p.141, tradução nossa).</w:t>
      </w:r>
    </w:p>
    <w:p w14:paraId="4B0A41FB" w14:textId="63922781" w:rsidR="00207520" w:rsidRPr="00207520" w:rsidRDefault="005B49A5" w:rsidP="0020752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</w:pPr>
      <w:r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ab/>
        <w:t xml:space="preserve">Sendo assim, quando o algoritmo encontra todas as </w:t>
      </w:r>
      <w:r w:rsidR="00CE02E9" w:rsidRPr="006073AA">
        <w:rPr>
          <w:rFonts w:ascii="Times" w:eastAsia="Times New Roman" w:hAnsi="Times" w:cs="Times New Roman"/>
          <w:i/>
          <w:iCs/>
          <w:color w:val="000000" w:themeColor="text1"/>
          <w:sz w:val="24"/>
          <w:szCs w:val="24"/>
          <w:lang w:eastAsia="pt-BR"/>
        </w:rPr>
        <w:t>features</w:t>
      </w:r>
      <w:r w:rsidR="00CE02E9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</w:t>
      </w:r>
      <w:r w:rsidR="00996935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faciais</w:t>
      </w:r>
      <w:r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dentro de sua área de busca</w:t>
      </w:r>
      <w:r w:rsidR="00CE02E9"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>, ele</w:t>
      </w:r>
      <w:r w:rsidRPr="006073AA">
        <w:rPr>
          <w:rFonts w:ascii="Times" w:eastAsia="Times New Roman" w:hAnsi="Times" w:cs="Times New Roman"/>
          <w:color w:val="000000" w:themeColor="text1"/>
          <w:sz w:val="24"/>
          <w:szCs w:val="24"/>
          <w:lang w:eastAsia="pt-BR"/>
        </w:rPr>
        <w:t xml:space="preserve"> consegue êxito em sua tarefa.</w:t>
      </w:r>
    </w:p>
    <w:p w14:paraId="1F3E0575" w14:textId="58ABBC3E" w:rsidR="003D47EA" w:rsidRPr="00207520" w:rsidRDefault="003D47EA" w:rsidP="003D47EA">
      <w:pPr>
        <w:tabs>
          <w:tab w:val="left" w:pos="720"/>
        </w:tabs>
        <w:spacing w:before="120"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n-US"/>
          <w:rPrChange w:id="12" w:author="Andre Kishimoto" w:date="2025-10-16T19:30:00Z" w16du:dateUtc="2025-10-16T22:30:00Z">
            <w:rPr>
              <w:rFonts w:ascii="Arial" w:eastAsia="Times New Roman" w:hAnsi="Arial" w:cs="Arial"/>
              <w:b/>
              <w:bCs/>
              <w:color w:val="215E99" w:themeColor="text2" w:themeTint="BF"/>
              <w:sz w:val="24"/>
              <w:szCs w:val="24"/>
            </w:rPr>
          </w:rPrChange>
        </w:rPr>
      </w:pPr>
      <w:r w:rsidRPr="00207520">
        <w:rPr>
          <w:rFonts w:ascii="Times" w:eastAsia="Times New Roman" w:hAnsi="Times" w:cs="Times"/>
          <w:b/>
          <w:bCs/>
          <w:sz w:val="24"/>
          <w:szCs w:val="24"/>
          <w:lang w:val="en-US"/>
          <w:rPrChange w:id="13" w:author="Andre Kishimoto" w:date="2025-10-16T19:30:00Z" w16du:dateUtc="2025-10-16T22:30:00Z">
            <w:rPr>
              <w:rFonts w:ascii="Times" w:eastAsia="Times New Roman" w:hAnsi="Times" w:cs="Times"/>
              <w:b/>
              <w:bCs/>
              <w:color w:val="45B0E1" w:themeColor="accent1" w:themeTint="99"/>
              <w:sz w:val="24"/>
              <w:szCs w:val="24"/>
            </w:rPr>
          </w:rPrChange>
        </w:rPr>
        <w:t>2.2.2</w:t>
      </w:r>
      <w:r w:rsidRPr="00207520">
        <w:rPr>
          <w:rFonts w:ascii="Arial" w:eastAsia="Times New Roman" w:hAnsi="Arial" w:cs="Arial"/>
          <w:b/>
          <w:bCs/>
          <w:sz w:val="24"/>
          <w:szCs w:val="24"/>
          <w:lang w:val="en-US"/>
          <w:rPrChange w:id="14" w:author="Andre Kishimoto" w:date="2025-10-16T19:30:00Z" w16du:dateUtc="2025-10-16T22:30:00Z">
            <w:rPr>
              <w:rFonts w:ascii="Arial" w:eastAsia="Times New Roman" w:hAnsi="Arial" w:cs="Arial"/>
              <w:b/>
              <w:bCs/>
              <w:color w:val="45B0E1" w:themeColor="accent1" w:themeTint="99"/>
              <w:sz w:val="24"/>
              <w:szCs w:val="24"/>
            </w:rPr>
          </w:rPrChange>
        </w:rPr>
        <w:t xml:space="preserve"> </w:t>
      </w:r>
      <w:r w:rsidR="0060774E" w:rsidRPr="00207520">
        <w:rPr>
          <w:rFonts w:ascii="Times" w:eastAsia="Times New Roman" w:hAnsi="Times" w:cs="Times"/>
          <w:b/>
          <w:bCs/>
          <w:sz w:val="24"/>
          <w:szCs w:val="24"/>
          <w:lang w:val="en-US"/>
          <w:rPrChange w:id="15" w:author="Andre Kishimoto" w:date="2025-10-16T19:30:00Z" w16du:dateUtc="2025-10-16T22:30:00Z">
            <w:rPr>
              <w:rFonts w:ascii="Times" w:eastAsia="Times New Roman" w:hAnsi="Times" w:cs="Times"/>
              <w:b/>
              <w:bCs/>
              <w:color w:val="45B0E1" w:themeColor="accent1" w:themeTint="99"/>
              <w:sz w:val="24"/>
              <w:szCs w:val="24"/>
            </w:rPr>
          </w:rPrChange>
        </w:rPr>
        <w:t>Algoritmo</w:t>
      </w:r>
      <w:r w:rsidRPr="00207520">
        <w:rPr>
          <w:rFonts w:ascii="Arial" w:eastAsia="Times New Roman" w:hAnsi="Arial" w:cs="Arial"/>
          <w:b/>
          <w:bCs/>
          <w:sz w:val="24"/>
          <w:szCs w:val="24"/>
          <w:lang w:val="en-US"/>
          <w:rPrChange w:id="16" w:author="Andre Kishimoto" w:date="2025-10-16T19:30:00Z" w16du:dateUtc="2025-10-16T22:30:00Z">
            <w:rPr>
              <w:rFonts w:ascii="Arial" w:eastAsia="Times New Roman" w:hAnsi="Arial" w:cs="Arial"/>
              <w:b/>
              <w:bCs/>
              <w:color w:val="45B0E1" w:themeColor="accent1" w:themeTint="99"/>
              <w:sz w:val="24"/>
              <w:szCs w:val="24"/>
            </w:rPr>
          </w:rPrChange>
        </w:rPr>
        <w:t xml:space="preserve"> </w:t>
      </w:r>
      <w:r w:rsidRPr="00207520">
        <w:rPr>
          <w:rFonts w:ascii="Times" w:hAnsi="Times" w:cs="Times"/>
          <w:b/>
          <w:bCs/>
          <w:sz w:val="24"/>
          <w:szCs w:val="24"/>
          <w:lang w:val="en-US"/>
          <w:rPrChange w:id="17" w:author="Andre Kishimoto" w:date="2025-10-16T19:30:00Z" w16du:dateUtc="2025-10-16T22:30:00Z">
            <w:rPr>
              <w:rFonts w:ascii="Times" w:hAnsi="Times" w:cs="Times"/>
              <w:b/>
              <w:bCs/>
              <w:color w:val="45B0E1" w:themeColor="accent1" w:themeTint="99"/>
              <w:sz w:val="24"/>
              <w:szCs w:val="24"/>
            </w:rPr>
          </w:rPrChange>
        </w:rPr>
        <w:t>YOLO</w:t>
      </w:r>
      <w:r w:rsidR="00AD3371" w:rsidRPr="00207520">
        <w:rPr>
          <w:rFonts w:ascii="Times" w:hAnsi="Times" w:cs="Times"/>
          <w:b/>
          <w:bCs/>
          <w:sz w:val="24"/>
          <w:szCs w:val="24"/>
          <w:lang w:val="en-US"/>
          <w:rPrChange w:id="18" w:author="Andre Kishimoto" w:date="2025-10-16T19:30:00Z" w16du:dateUtc="2025-10-16T22:30:00Z">
            <w:rPr>
              <w:rFonts w:ascii="Times" w:hAnsi="Times" w:cs="Times"/>
              <w:b/>
              <w:bCs/>
              <w:color w:val="45B0E1" w:themeColor="accent1" w:themeTint="99"/>
              <w:sz w:val="24"/>
              <w:szCs w:val="24"/>
            </w:rPr>
          </w:rPrChange>
        </w:rPr>
        <w:t xml:space="preserve"> (</w:t>
      </w:r>
      <w:r w:rsidRPr="00207520">
        <w:rPr>
          <w:rFonts w:ascii="Times" w:hAnsi="Times" w:cs="Times"/>
          <w:b/>
          <w:bCs/>
          <w:i/>
          <w:iCs/>
          <w:sz w:val="24"/>
          <w:szCs w:val="24"/>
          <w:lang w:val="en-US"/>
          <w:rPrChange w:id="19" w:author="Andre Kishimoto" w:date="2025-10-16T19:52:00Z" w16du:dateUtc="2025-10-16T22:52:00Z">
            <w:rPr>
              <w:rFonts w:ascii="Times" w:hAnsi="Times" w:cs="Times"/>
              <w:b/>
              <w:bCs/>
              <w:color w:val="45B0E1" w:themeColor="accent1" w:themeTint="99"/>
              <w:sz w:val="24"/>
              <w:szCs w:val="24"/>
            </w:rPr>
          </w:rPrChange>
        </w:rPr>
        <w:t>You Only Look Once</w:t>
      </w:r>
      <w:r w:rsidR="00AD3371" w:rsidRPr="00207520">
        <w:rPr>
          <w:rFonts w:ascii="Times" w:hAnsi="Times" w:cs="Times"/>
          <w:b/>
          <w:bCs/>
          <w:sz w:val="24"/>
          <w:szCs w:val="24"/>
          <w:lang w:val="en-US"/>
          <w:rPrChange w:id="20" w:author="Andre Kishimoto" w:date="2025-10-16T19:30:00Z" w16du:dateUtc="2025-10-16T22:30:00Z">
            <w:rPr>
              <w:rFonts w:ascii="Times" w:hAnsi="Times" w:cs="Times"/>
              <w:b/>
              <w:bCs/>
              <w:color w:val="45B0E1" w:themeColor="accent1" w:themeTint="99"/>
              <w:sz w:val="24"/>
              <w:szCs w:val="24"/>
            </w:rPr>
          </w:rPrChange>
        </w:rPr>
        <w:t>)</w:t>
      </w:r>
    </w:p>
    <w:p w14:paraId="00863183" w14:textId="44DE5E46" w:rsidR="003D47EA" w:rsidRPr="00207520" w:rsidRDefault="00DD7D81" w:rsidP="0060774E">
      <w:pPr>
        <w:spacing w:line="24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207520">
        <w:rPr>
          <w:rFonts w:ascii="Times" w:hAnsi="Times" w:cs="Times"/>
          <w:sz w:val="24"/>
          <w:szCs w:val="24"/>
        </w:rPr>
        <w:t>O algoritmo YOLO (</w:t>
      </w:r>
      <w:r w:rsidRPr="00207520">
        <w:rPr>
          <w:rFonts w:ascii="Times" w:hAnsi="Times" w:cs="Times"/>
          <w:i/>
          <w:iCs/>
          <w:sz w:val="24"/>
          <w:szCs w:val="24"/>
          <w:rPrChange w:id="21" w:author="Andre Kishimoto" w:date="2025-10-16T19:53:00Z" w16du:dateUtc="2025-10-16T22:53:00Z">
            <w:rPr>
              <w:rFonts w:ascii="Times" w:hAnsi="Times" w:cs="Times"/>
              <w:color w:val="0F9ED5" w:themeColor="accent4"/>
              <w:sz w:val="24"/>
              <w:szCs w:val="24"/>
            </w:rPr>
          </w:rPrChange>
        </w:rPr>
        <w:t>You Only Look Once</w:t>
      </w:r>
      <w:r w:rsidRPr="00207520">
        <w:rPr>
          <w:rFonts w:ascii="Times" w:hAnsi="Times" w:cs="Times"/>
          <w:sz w:val="24"/>
          <w:szCs w:val="24"/>
        </w:rPr>
        <w:t>) é</w:t>
      </w:r>
      <w:r w:rsidR="003D47EA" w:rsidRPr="00207520">
        <w:rPr>
          <w:rFonts w:ascii="Times" w:hAnsi="Times" w:cs="Times"/>
          <w:sz w:val="24"/>
          <w:szCs w:val="24"/>
        </w:rPr>
        <w:t xml:space="preserve"> um modelo de detecção de </w:t>
      </w:r>
      <w:r w:rsidRPr="00207520">
        <w:rPr>
          <w:rFonts w:ascii="Times" w:hAnsi="Times" w:cs="Times"/>
          <w:sz w:val="24"/>
          <w:szCs w:val="24"/>
        </w:rPr>
        <w:t>o</w:t>
      </w:r>
      <w:r w:rsidR="003D47EA" w:rsidRPr="00207520">
        <w:rPr>
          <w:rFonts w:ascii="Times" w:hAnsi="Times" w:cs="Times"/>
          <w:sz w:val="24"/>
          <w:szCs w:val="24"/>
        </w:rPr>
        <w:t xml:space="preserve">bjetos e segmentação de imagens </w:t>
      </w:r>
      <w:r w:rsidR="00FE517D" w:rsidRPr="00207520">
        <w:rPr>
          <w:rFonts w:ascii="Times" w:hAnsi="Times" w:cs="Times"/>
          <w:sz w:val="24"/>
          <w:szCs w:val="24"/>
        </w:rPr>
        <w:t>desenvolvido</w:t>
      </w:r>
      <w:r w:rsidR="003D47EA" w:rsidRPr="00207520">
        <w:rPr>
          <w:rFonts w:ascii="Times" w:hAnsi="Times" w:cs="Times"/>
          <w:sz w:val="24"/>
          <w:szCs w:val="24"/>
        </w:rPr>
        <w:t xml:space="preserve"> em 2015 </w:t>
      </w:r>
      <w:r w:rsidR="0060774E" w:rsidRPr="00207520">
        <w:rPr>
          <w:rFonts w:ascii="Times" w:hAnsi="Times" w:cs="Times"/>
          <w:sz w:val="24"/>
          <w:szCs w:val="24"/>
        </w:rPr>
        <w:t>que</w:t>
      </w:r>
      <w:r w:rsidRPr="00207520">
        <w:rPr>
          <w:rFonts w:ascii="Times" w:hAnsi="Times" w:cs="Times"/>
          <w:sz w:val="24"/>
          <w:szCs w:val="24"/>
        </w:rPr>
        <w:t>,</w:t>
      </w:r>
      <w:r w:rsidR="0060774E" w:rsidRPr="00207520">
        <w:rPr>
          <w:rFonts w:ascii="Times" w:hAnsi="Times" w:cs="Times"/>
          <w:sz w:val="24"/>
          <w:szCs w:val="24"/>
        </w:rPr>
        <w:t xml:space="preserve"> desde então</w:t>
      </w:r>
      <w:r w:rsidRPr="00207520">
        <w:rPr>
          <w:rFonts w:ascii="Times" w:hAnsi="Times" w:cs="Times"/>
          <w:sz w:val="24"/>
          <w:szCs w:val="24"/>
        </w:rPr>
        <w:t>,</w:t>
      </w:r>
      <w:r w:rsidR="0060774E" w:rsidRPr="00207520">
        <w:rPr>
          <w:rFonts w:ascii="Times" w:hAnsi="Times" w:cs="Times"/>
          <w:sz w:val="24"/>
          <w:szCs w:val="24"/>
        </w:rPr>
        <w:t xml:space="preserve"> vem </w:t>
      </w:r>
      <w:r w:rsidR="003D47EA" w:rsidRPr="00207520">
        <w:rPr>
          <w:rFonts w:ascii="Times" w:hAnsi="Times" w:cs="Times"/>
          <w:sz w:val="24"/>
          <w:szCs w:val="24"/>
        </w:rPr>
        <w:t xml:space="preserve">ganhando popularidade por </w:t>
      </w:r>
      <w:r w:rsidR="0060774E" w:rsidRPr="00207520">
        <w:rPr>
          <w:rFonts w:ascii="Times" w:hAnsi="Times" w:cs="Times"/>
          <w:sz w:val="24"/>
          <w:szCs w:val="24"/>
        </w:rPr>
        <w:t xml:space="preserve">sua </w:t>
      </w:r>
      <w:r w:rsidR="003D47EA" w:rsidRPr="00207520">
        <w:rPr>
          <w:rFonts w:ascii="Times" w:hAnsi="Times" w:cs="Times"/>
          <w:sz w:val="24"/>
          <w:szCs w:val="24"/>
        </w:rPr>
        <w:t>alta velocidade de processamento e precisão (ULTRALYTICS 2025).</w:t>
      </w:r>
    </w:p>
    <w:p w14:paraId="37261F85" w14:textId="0F3451DB" w:rsidR="003D47EA" w:rsidRPr="00207520" w:rsidRDefault="0060774E" w:rsidP="0060774E">
      <w:pPr>
        <w:spacing w:line="24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207520">
        <w:rPr>
          <w:rFonts w:ascii="Times" w:hAnsi="Times" w:cs="Times"/>
          <w:sz w:val="24"/>
          <w:szCs w:val="24"/>
        </w:rPr>
        <w:t>Desde seu lançamento foram feitas diversas melhorias e</w:t>
      </w:r>
      <w:r w:rsidR="00DD7D81" w:rsidRPr="00207520">
        <w:rPr>
          <w:rFonts w:ascii="Times" w:hAnsi="Times" w:cs="Times"/>
          <w:sz w:val="24"/>
          <w:szCs w:val="24"/>
        </w:rPr>
        <w:t>,</w:t>
      </w:r>
      <w:r w:rsidRPr="00207520">
        <w:rPr>
          <w:rFonts w:ascii="Times" w:hAnsi="Times" w:cs="Times"/>
          <w:sz w:val="24"/>
          <w:szCs w:val="24"/>
        </w:rPr>
        <w:t xml:space="preserve"> na data de </w:t>
      </w:r>
      <w:r w:rsidR="00DD7D81" w:rsidRPr="00207520">
        <w:rPr>
          <w:rFonts w:ascii="Times" w:hAnsi="Times" w:cs="Times"/>
          <w:sz w:val="24"/>
          <w:szCs w:val="24"/>
        </w:rPr>
        <w:t xml:space="preserve">escrita do presente </w:t>
      </w:r>
      <w:r w:rsidRPr="00207520">
        <w:rPr>
          <w:rFonts w:ascii="Times" w:hAnsi="Times" w:cs="Times"/>
          <w:sz w:val="24"/>
          <w:szCs w:val="24"/>
        </w:rPr>
        <w:t>artigo</w:t>
      </w:r>
      <w:r w:rsidR="00DD7D81" w:rsidRPr="00207520">
        <w:rPr>
          <w:rFonts w:ascii="Times" w:hAnsi="Times" w:cs="Times"/>
          <w:sz w:val="24"/>
          <w:szCs w:val="24"/>
        </w:rPr>
        <w:t>,</w:t>
      </w:r>
      <w:r w:rsidRPr="00207520">
        <w:rPr>
          <w:rFonts w:ascii="Times" w:hAnsi="Times" w:cs="Times"/>
          <w:sz w:val="24"/>
          <w:szCs w:val="24"/>
        </w:rPr>
        <w:t xml:space="preserve"> o YOLO se encontra na versão 11</w:t>
      </w:r>
      <w:r w:rsidR="00DD7D81" w:rsidRPr="00207520">
        <w:rPr>
          <w:rFonts w:ascii="Times" w:hAnsi="Times" w:cs="Times"/>
          <w:sz w:val="24"/>
          <w:szCs w:val="24"/>
        </w:rPr>
        <w:t>,</w:t>
      </w:r>
      <w:r w:rsidRPr="00207520">
        <w:rPr>
          <w:rFonts w:ascii="Times" w:hAnsi="Times" w:cs="Times"/>
          <w:sz w:val="24"/>
          <w:szCs w:val="24"/>
        </w:rPr>
        <w:t xml:space="preserve"> contando com </w:t>
      </w:r>
      <w:r w:rsidR="00DD7D81" w:rsidRPr="00207520">
        <w:rPr>
          <w:rFonts w:ascii="Times" w:hAnsi="Times" w:cs="Times"/>
          <w:sz w:val="24"/>
          <w:szCs w:val="24"/>
        </w:rPr>
        <w:t xml:space="preserve">funcionalidades </w:t>
      </w:r>
      <w:r w:rsidRPr="00207520">
        <w:rPr>
          <w:rFonts w:ascii="Times" w:hAnsi="Times" w:cs="Times"/>
          <w:sz w:val="24"/>
          <w:szCs w:val="24"/>
        </w:rPr>
        <w:t>como detecção de objetos, segmentação de classes e estimativas de poses humanas (ULTRALYTICS 2025).</w:t>
      </w:r>
    </w:p>
    <w:p w14:paraId="13EDADC7" w14:textId="75088FAF" w:rsidR="0071209E" w:rsidRDefault="0060774E" w:rsidP="00CC7D7E">
      <w:pPr>
        <w:spacing w:line="24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207520">
        <w:rPr>
          <w:rFonts w:ascii="Times" w:hAnsi="Times" w:cs="Times"/>
          <w:sz w:val="24"/>
          <w:szCs w:val="24"/>
        </w:rPr>
        <w:t xml:space="preserve">Existem alguns modelos </w:t>
      </w:r>
      <w:r w:rsidR="0071209E" w:rsidRPr="00207520">
        <w:rPr>
          <w:rFonts w:ascii="Times" w:hAnsi="Times" w:cs="Times"/>
          <w:sz w:val="24"/>
          <w:szCs w:val="24"/>
        </w:rPr>
        <w:t>pré-</w:t>
      </w:r>
      <w:r w:rsidRPr="00207520">
        <w:rPr>
          <w:rFonts w:ascii="Times" w:hAnsi="Times" w:cs="Times"/>
          <w:sz w:val="24"/>
          <w:szCs w:val="24"/>
        </w:rPr>
        <w:t xml:space="preserve">treinados utilizando o </w:t>
      </w:r>
      <w:r w:rsidRPr="00207520">
        <w:rPr>
          <w:rFonts w:ascii="Times" w:hAnsi="Times" w:cs="Times"/>
          <w:i/>
          <w:iCs/>
          <w:sz w:val="24"/>
          <w:szCs w:val="24"/>
          <w:rPrChange w:id="22" w:author="Andre Kishimoto" w:date="2025-10-16T19:54:00Z" w16du:dateUtc="2025-10-16T22:54:00Z">
            <w:rPr>
              <w:rFonts w:ascii="Times" w:hAnsi="Times" w:cs="Times"/>
              <w:color w:val="0F9ED5" w:themeColor="accent4"/>
              <w:sz w:val="24"/>
              <w:szCs w:val="24"/>
            </w:rPr>
          </w:rPrChange>
        </w:rPr>
        <w:t>Dataset</w:t>
      </w:r>
      <w:r w:rsidRPr="00207520">
        <w:rPr>
          <w:rFonts w:ascii="Times" w:hAnsi="Times" w:cs="Times"/>
          <w:sz w:val="24"/>
          <w:szCs w:val="24"/>
        </w:rPr>
        <w:t xml:space="preserve"> COCO como referência, ou seja, por padrão os modelos conseguem identificar até 80 classes. Dentre esses modelos</w:t>
      </w:r>
      <w:r w:rsidR="00DD7D81" w:rsidRPr="00207520">
        <w:rPr>
          <w:rFonts w:ascii="Times" w:hAnsi="Times" w:cs="Times"/>
          <w:sz w:val="24"/>
          <w:szCs w:val="24"/>
        </w:rPr>
        <w:t>,</w:t>
      </w:r>
      <w:r w:rsidRPr="00207520">
        <w:rPr>
          <w:rFonts w:ascii="Times" w:hAnsi="Times" w:cs="Times"/>
          <w:sz w:val="24"/>
          <w:szCs w:val="24"/>
        </w:rPr>
        <w:t xml:space="preserve"> </w:t>
      </w:r>
      <w:r w:rsidR="0071209E" w:rsidRPr="00207520">
        <w:rPr>
          <w:rFonts w:ascii="Times" w:hAnsi="Times" w:cs="Times"/>
          <w:sz w:val="24"/>
          <w:szCs w:val="24"/>
        </w:rPr>
        <w:t xml:space="preserve">há variações de </w:t>
      </w:r>
      <w:r w:rsidRPr="00207520">
        <w:rPr>
          <w:rFonts w:ascii="Times" w:hAnsi="Times" w:cs="Times"/>
          <w:sz w:val="24"/>
          <w:szCs w:val="24"/>
        </w:rPr>
        <w:t>complexidade</w:t>
      </w:r>
      <w:r w:rsidR="0071209E" w:rsidRPr="00207520">
        <w:rPr>
          <w:rFonts w:ascii="Times" w:hAnsi="Times" w:cs="Times"/>
          <w:sz w:val="24"/>
          <w:szCs w:val="24"/>
        </w:rPr>
        <w:t xml:space="preserve"> e desempenho</w:t>
      </w:r>
      <w:r w:rsidRPr="00207520">
        <w:rPr>
          <w:rFonts w:ascii="Times" w:hAnsi="Times" w:cs="Times"/>
          <w:sz w:val="24"/>
          <w:szCs w:val="24"/>
        </w:rPr>
        <w:t xml:space="preserve"> que vão </w:t>
      </w:r>
      <w:r w:rsidR="0071209E" w:rsidRPr="00207520">
        <w:rPr>
          <w:rFonts w:ascii="Times" w:hAnsi="Times" w:cs="Times"/>
          <w:sz w:val="24"/>
          <w:szCs w:val="24"/>
        </w:rPr>
        <w:t xml:space="preserve">desde o modelo </w:t>
      </w:r>
      <w:r w:rsidR="001032B2" w:rsidRPr="00207520">
        <w:rPr>
          <w:rFonts w:ascii="Times" w:hAnsi="Times" w:cs="Times"/>
          <w:sz w:val="24"/>
          <w:szCs w:val="24"/>
        </w:rPr>
        <w:t>mais leve</w:t>
      </w:r>
      <w:r w:rsidR="0071209E" w:rsidRPr="00207520">
        <w:rPr>
          <w:rFonts w:ascii="Times" w:hAnsi="Times" w:cs="Times"/>
          <w:sz w:val="24"/>
          <w:szCs w:val="24"/>
        </w:rPr>
        <w:t xml:space="preserve"> (</w:t>
      </w:r>
      <w:r w:rsidRPr="00207520">
        <w:rPr>
          <w:rFonts w:ascii="Times" w:hAnsi="Times" w:cs="Times"/>
          <w:sz w:val="24"/>
          <w:szCs w:val="24"/>
        </w:rPr>
        <w:t>n</w:t>
      </w:r>
      <w:r w:rsidR="00DD7D81" w:rsidRPr="00207520">
        <w:rPr>
          <w:rFonts w:ascii="Times" w:hAnsi="Times" w:cs="Times"/>
          <w:sz w:val="24"/>
          <w:szCs w:val="24"/>
        </w:rPr>
        <w:t>)</w:t>
      </w:r>
      <w:r w:rsidRPr="00207520">
        <w:rPr>
          <w:rFonts w:ascii="Times" w:hAnsi="Times" w:cs="Times"/>
          <w:sz w:val="24"/>
          <w:szCs w:val="24"/>
        </w:rPr>
        <w:t xml:space="preserve"> até </w:t>
      </w:r>
      <w:r w:rsidR="00DD7D81" w:rsidRPr="00207520">
        <w:rPr>
          <w:rFonts w:ascii="Times" w:hAnsi="Times" w:cs="Times"/>
          <w:sz w:val="24"/>
          <w:szCs w:val="24"/>
        </w:rPr>
        <w:t xml:space="preserve">o mais </w:t>
      </w:r>
      <w:r w:rsidRPr="00207520">
        <w:rPr>
          <w:rFonts w:ascii="Times" w:hAnsi="Times" w:cs="Times"/>
          <w:sz w:val="24"/>
          <w:szCs w:val="24"/>
        </w:rPr>
        <w:t xml:space="preserve">complexo e preciso </w:t>
      </w:r>
      <w:r w:rsidR="0071209E" w:rsidRPr="00207520">
        <w:rPr>
          <w:rFonts w:ascii="Times" w:hAnsi="Times" w:cs="Times"/>
          <w:sz w:val="24"/>
          <w:szCs w:val="24"/>
        </w:rPr>
        <w:t>(</w:t>
      </w:r>
      <w:r w:rsidRPr="00207520">
        <w:rPr>
          <w:rFonts w:ascii="Times" w:hAnsi="Times" w:cs="Times"/>
          <w:sz w:val="24"/>
          <w:szCs w:val="24"/>
        </w:rPr>
        <w:t>x</w:t>
      </w:r>
      <w:r w:rsidR="008D654D" w:rsidRPr="00207520">
        <w:rPr>
          <w:rFonts w:ascii="Times" w:hAnsi="Times" w:cs="Times"/>
          <w:sz w:val="24"/>
          <w:szCs w:val="24"/>
        </w:rPr>
        <w:t>) (</w:t>
      </w:r>
      <w:r w:rsidR="00FE517D" w:rsidRPr="00207520">
        <w:rPr>
          <w:rFonts w:ascii="Times" w:hAnsi="Times" w:cs="Times"/>
          <w:sz w:val="24"/>
          <w:szCs w:val="24"/>
        </w:rPr>
        <w:t>ULTRALYTICS 2025).</w:t>
      </w:r>
    </w:p>
    <w:p w14:paraId="4438FE06" w14:textId="77777777" w:rsidR="00296CC3" w:rsidRPr="005B29BE" w:rsidRDefault="00296CC3" w:rsidP="00296CC3">
      <w:pPr>
        <w:spacing w:line="240" w:lineRule="auto"/>
        <w:ind w:firstLine="708"/>
        <w:jc w:val="both"/>
        <w:rPr>
          <w:rFonts w:ascii="Times" w:eastAsia="Times New Roman" w:hAnsi="Times" w:cs="Times"/>
          <w:b/>
          <w:bCs/>
          <w:color w:val="60CAF3" w:themeColor="accent4" w:themeTint="99"/>
          <w:kern w:val="28"/>
          <w:sz w:val="24"/>
          <w:szCs w:val="24"/>
          <w:lang w:eastAsia="pt-BR"/>
        </w:rPr>
      </w:pPr>
      <w:r>
        <w:rPr>
          <w:rFonts w:ascii="Times" w:hAnsi="Times" w:cs="Times"/>
          <w:sz w:val="24"/>
          <w:szCs w:val="24"/>
        </w:rPr>
        <w:t>O</w:t>
      </w:r>
      <w:r w:rsidRPr="00207520">
        <w:rPr>
          <w:rFonts w:ascii="Times" w:hAnsi="Times" w:cs="Times"/>
          <w:sz w:val="24"/>
          <w:szCs w:val="24"/>
        </w:rPr>
        <w:t xml:space="preserve"> modelo YOLO utiliza uma rede convolucional que tem a capacidade de prever simultaneamente diversas classes e suas respectivas caixas delimitadoras em uma única iteração sobre a imagem (REDMON J </w:t>
      </w:r>
      <w:r w:rsidRPr="00207520">
        <w:rPr>
          <w:rFonts w:ascii="Times" w:hAnsi="Times" w:cs="Times"/>
          <w:i/>
          <w:iCs/>
          <w:sz w:val="24"/>
          <w:szCs w:val="24"/>
        </w:rPr>
        <w:t>et al.</w:t>
      </w:r>
      <w:r w:rsidRPr="00207520">
        <w:rPr>
          <w:rFonts w:ascii="Times" w:hAnsi="Times" w:cs="Times"/>
          <w:sz w:val="24"/>
          <w:szCs w:val="24"/>
        </w:rPr>
        <w:t>, 2016).</w:t>
      </w:r>
    </w:p>
    <w:p w14:paraId="0B868F6D" w14:textId="77777777" w:rsidR="00296CC3" w:rsidRDefault="00296CC3" w:rsidP="00CC7D7E">
      <w:pPr>
        <w:spacing w:line="240" w:lineRule="auto"/>
        <w:ind w:firstLine="708"/>
        <w:jc w:val="both"/>
        <w:rPr>
          <w:rFonts w:ascii="Times" w:hAnsi="Times" w:cs="Times"/>
          <w:sz w:val="24"/>
          <w:szCs w:val="24"/>
        </w:rPr>
      </w:pPr>
    </w:p>
    <w:p w14:paraId="014D7697" w14:textId="7EEC737C" w:rsidR="00207520" w:rsidRPr="00207520" w:rsidRDefault="00296CC3" w:rsidP="00CC7D7E">
      <w:pPr>
        <w:spacing w:line="240" w:lineRule="auto"/>
        <w:ind w:firstLine="708"/>
        <w:jc w:val="both"/>
        <w:rPr>
          <w:rFonts w:ascii="Times" w:hAnsi="Times" w:cs="Times"/>
          <w:sz w:val="24"/>
          <w:szCs w:val="24"/>
        </w:rPr>
      </w:pPr>
      <w:r w:rsidRPr="00832EE5">
        <w:rPr>
          <w:rFonts w:ascii="Times" w:eastAsia="Times New Roman" w:hAnsi="Times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50573C89" wp14:editId="5488D344">
            <wp:simplePos x="0" y="0"/>
            <wp:positionH relativeFrom="margin">
              <wp:posOffset>300355</wp:posOffset>
            </wp:positionH>
            <wp:positionV relativeFrom="paragraph">
              <wp:posOffset>6985</wp:posOffset>
            </wp:positionV>
            <wp:extent cx="4438650" cy="2475230"/>
            <wp:effectExtent l="0" t="0" r="0" b="1270"/>
            <wp:wrapSquare wrapText="bothSides"/>
            <wp:docPr id="97415700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57003" name="Imagem 1" descr="Interface gráfica do usuário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5DAC1" w14:textId="13D1C212" w:rsidR="003D47EA" w:rsidRDefault="003D47EA" w:rsidP="003D47EA"/>
    <w:p w14:paraId="3A6F2F52" w14:textId="04167EB3" w:rsidR="00AD3371" w:rsidRDefault="00AD3371" w:rsidP="003D47EA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color w:val="45B0E1" w:themeColor="accent1" w:themeTint="99"/>
          <w:sz w:val="22"/>
          <w:szCs w:val="22"/>
        </w:rPr>
      </w:pPr>
    </w:p>
    <w:p w14:paraId="365511B7" w14:textId="77777777" w:rsidR="00AD3371" w:rsidRDefault="00AD3371" w:rsidP="003D47EA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color w:val="45B0E1" w:themeColor="accent1" w:themeTint="99"/>
          <w:sz w:val="22"/>
          <w:szCs w:val="22"/>
        </w:rPr>
      </w:pPr>
    </w:p>
    <w:p w14:paraId="40143B2C" w14:textId="75775B0A" w:rsidR="00AD3371" w:rsidRDefault="00AD3371" w:rsidP="003D47EA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color w:val="45B0E1" w:themeColor="accent1" w:themeTint="99"/>
          <w:sz w:val="22"/>
          <w:szCs w:val="22"/>
        </w:rPr>
      </w:pPr>
    </w:p>
    <w:p w14:paraId="737D2169" w14:textId="7253ED8C" w:rsidR="00AD3371" w:rsidRDefault="00AD3371" w:rsidP="003D47EA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color w:val="45B0E1" w:themeColor="accent1" w:themeTint="99"/>
          <w:sz w:val="22"/>
          <w:szCs w:val="22"/>
        </w:rPr>
      </w:pPr>
    </w:p>
    <w:p w14:paraId="63879A40" w14:textId="6D7E9460" w:rsidR="00AD3371" w:rsidRDefault="00AD3371" w:rsidP="003D47EA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color w:val="45B0E1" w:themeColor="accent1" w:themeTint="99"/>
          <w:sz w:val="22"/>
          <w:szCs w:val="22"/>
        </w:rPr>
      </w:pPr>
    </w:p>
    <w:p w14:paraId="7226B87F" w14:textId="77777777" w:rsidR="00AD3371" w:rsidRDefault="00AD3371" w:rsidP="003D47EA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color w:val="45B0E1" w:themeColor="accent1" w:themeTint="99"/>
          <w:sz w:val="22"/>
          <w:szCs w:val="22"/>
        </w:rPr>
      </w:pPr>
    </w:p>
    <w:p w14:paraId="0AD75D52" w14:textId="77777777" w:rsidR="00AD3371" w:rsidRDefault="00AD3371" w:rsidP="003D47EA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color w:val="45B0E1" w:themeColor="accent1" w:themeTint="99"/>
          <w:sz w:val="22"/>
          <w:szCs w:val="22"/>
        </w:rPr>
      </w:pPr>
    </w:p>
    <w:p w14:paraId="1D003FF4" w14:textId="710ED9DE" w:rsidR="00296CC3" w:rsidRDefault="00296CC3" w:rsidP="00296CC3">
      <w:pPr>
        <w:spacing w:line="240" w:lineRule="auto"/>
        <w:jc w:val="both"/>
        <w:rPr>
          <w:rFonts w:ascii="Times" w:eastAsia="Times New Roman" w:hAnsi="Times" w:cs="Times"/>
          <w:b/>
          <w:bCs/>
          <w:color w:val="60CAF3" w:themeColor="accent4" w:themeTint="99"/>
          <w:kern w:val="28"/>
          <w:sz w:val="24"/>
          <w:szCs w:val="24"/>
          <w:lang w:eastAsia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4B7A04" wp14:editId="61C915BA">
                <wp:simplePos x="0" y="0"/>
                <wp:positionH relativeFrom="margin">
                  <wp:align>center</wp:align>
                </wp:positionH>
                <wp:positionV relativeFrom="paragraph">
                  <wp:posOffset>22860</wp:posOffset>
                </wp:positionV>
                <wp:extent cx="4438650" cy="635"/>
                <wp:effectExtent l="0" t="0" r="0" b="6350"/>
                <wp:wrapSquare wrapText="bothSides"/>
                <wp:docPr id="129958033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A6FC39" w14:textId="4F9C5629" w:rsidR="00263C86" w:rsidRPr="00207520" w:rsidRDefault="00263C86" w:rsidP="00263C86">
                            <w:pPr>
                              <w:pStyle w:val="Legenda"/>
                              <w:rPr>
                                <w:rFonts w:ascii="Times" w:eastAsia="Times New Roman" w:hAnsi="Times"/>
                                <w:b/>
                                <w:bCs/>
                                <w:noProof/>
                                <w:color w:val="auto"/>
                              </w:rPr>
                            </w:pPr>
                            <w:r w:rsidRPr="00207520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Pr="00207520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207520">
                              <w:rPr>
                                <w:color w:val="auto"/>
                              </w:rPr>
                              <w:instrText xml:space="preserve"> SEQ Figura \* ARABIC </w:instrText>
                            </w:r>
                            <w:r w:rsidRPr="00207520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E036A3">
                              <w:rPr>
                                <w:noProof/>
                                <w:color w:val="auto"/>
                              </w:rPr>
                              <w:t>4</w:t>
                            </w:r>
                            <w:r w:rsidRPr="00207520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207520">
                              <w:rPr>
                                <w:color w:val="auto"/>
                              </w:rPr>
                              <w:t xml:space="preserve"> Exemplo de pipeline do modelo YOLO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4B7A04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1.8pt;width:349.5pt;height:.0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" stroked="f">
                <v:textbox style="mso-fit-shape-to-text:t" inset="0,0,0,0">
                  <w:txbxContent>
                    <w:p w14:paraId="59A6FC39" w14:textId="4F9C5629" w:rsidR="00263C86" w:rsidRPr="00207520" w:rsidRDefault="00263C86" w:rsidP="00263C86">
                      <w:pPr>
                        <w:pStyle w:val="Legenda"/>
                        <w:rPr>
                          <w:rFonts w:ascii="Times" w:eastAsia="Times New Roman" w:hAnsi="Times"/>
                          <w:b/>
                          <w:bCs/>
                          <w:noProof/>
                          <w:color w:val="auto"/>
                        </w:rPr>
                      </w:pPr>
                      <w:r w:rsidRPr="00207520">
                        <w:rPr>
                          <w:color w:val="auto"/>
                        </w:rPr>
                        <w:t xml:space="preserve">Figura </w:t>
                      </w:r>
                      <w:r w:rsidRPr="00207520">
                        <w:rPr>
                          <w:color w:val="auto"/>
                        </w:rPr>
                        <w:fldChar w:fldCharType="begin"/>
                      </w:r>
                      <w:r w:rsidRPr="00207520">
                        <w:rPr>
                          <w:color w:val="auto"/>
                        </w:rPr>
                        <w:instrText xml:space="preserve"> SEQ Figura \* ARABIC </w:instrText>
                      </w:r>
                      <w:r w:rsidRPr="00207520">
                        <w:rPr>
                          <w:color w:val="auto"/>
                        </w:rPr>
                        <w:fldChar w:fldCharType="separate"/>
                      </w:r>
                      <w:r w:rsidR="00E036A3">
                        <w:rPr>
                          <w:noProof/>
                          <w:color w:val="auto"/>
                        </w:rPr>
                        <w:t>4</w:t>
                      </w:r>
                      <w:r w:rsidRPr="00207520">
                        <w:rPr>
                          <w:color w:val="auto"/>
                        </w:rPr>
                        <w:fldChar w:fldCharType="end"/>
                      </w:r>
                      <w:r w:rsidRPr="00207520">
                        <w:rPr>
                          <w:color w:val="auto"/>
                        </w:rPr>
                        <w:t xml:space="preserve"> Exemplo de pipeline do modelo YOLO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7B9ECE" w14:textId="77777777" w:rsidR="00296CC3" w:rsidRDefault="00296CC3" w:rsidP="00296CC3">
      <w:pPr>
        <w:spacing w:line="240" w:lineRule="auto"/>
        <w:jc w:val="both"/>
        <w:rPr>
          <w:rFonts w:ascii="Times" w:eastAsia="Times New Roman" w:hAnsi="Times" w:cs="Times"/>
          <w:b/>
          <w:bCs/>
          <w:color w:val="60CAF3" w:themeColor="accent4" w:themeTint="99"/>
          <w:kern w:val="28"/>
          <w:sz w:val="24"/>
          <w:szCs w:val="24"/>
          <w:lang w:eastAsia="pt-BR"/>
        </w:rPr>
      </w:pPr>
    </w:p>
    <w:p w14:paraId="09F84B0E" w14:textId="6AF1E02A" w:rsidR="00296CC3" w:rsidRPr="005B29BE" w:rsidRDefault="00296CC3" w:rsidP="00296CC3">
      <w:pPr>
        <w:spacing w:line="240" w:lineRule="auto"/>
        <w:ind w:firstLine="708"/>
        <w:jc w:val="both"/>
        <w:rPr>
          <w:rFonts w:ascii="Times" w:eastAsia="Times New Roman" w:hAnsi="Times" w:cs="Times"/>
          <w:color w:val="60CAF3" w:themeColor="accent4" w:themeTint="99"/>
          <w:kern w:val="28"/>
          <w:sz w:val="24"/>
          <w:szCs w:val="24"/>
          <w:lang w:eastAsia="pt-BR"/>
        </w:rPr>
      </w:pPr>
      <w:r w:rsidRPr="00207520">
        <w:rPr>
          <w:rFonts w:ascii="Times" w:eastAsia="Times New Roman" w:hAnsi="Times" w:cs="Times"/>
          <w:kern w:val="28"/>
          <w:sz w:val="24"/>
          <w:szCs w:val="24"/>
          <w:lang w:eastAsia="pt-BR"/>
        </w:rPr>
        <w:t xml:space="preserve">O algoritmo divide a imagem em grids de tamanho </w:t>
      </w:r>
      <w:proofErr w:type="spellStart"/>
      <w:r w:rsidRPr="00207520">
        <w:rPr>
          <w:rFonts w:ascii="Times" w:eastAsia="Times New Roman" w:hAnsi="Times" w:cs="Times"/>
          <w:kern w:val="28"/>
          <w:sz w:val="24"/>
          <w:szCs w:val="24"/>
          <w:lang w:eastAsia="pt-BR"/>
        </w:rPr>
        <w:t>SxS</w:t>
      </w:r>
      <w:proofErr w:type="spellEnd"/>
      <w:r>
        <w:rPr>
          <w:rFonts w:ascii="Times" w:eastAsia="Times New Roman" w:hAnsi="Times" w:cs="Times"/>
          <w:kern w:val="28"/>
          <w:sz w:val="24"/>
          <w:szCs w:val="24"/>
          <w:lang w:eastAsia="pt-BR"/>
        </w:rPr>
        <w:t xml:space="preserve">. </w:t>
      </w:r>
      <w:r w:rsidRPr="00207520">
        <w:rPr>
          <w:rFonts w:ascii="Times" w:eastAsia="Times New Roman" w:hAnsi="Times" w:cs="Times"/>
          <w:kern w:val="28"/>
          <w:sz w:val="24"/>
          <w:szCs w:val="24"/>
          <w:lang w:eastAsia="pt-BR"/>
        </w:rPr>
        <w:t>(</w:t>
      </w:r>
      <w:r>
        <w:rPr>
          <w:rFonts w:ascii="Times" w:eastAsia="Times New Roman" w:hAnsi="Times" w:cs="Times"/>
          <w:kern w:val="28"/>
          <w:sz w:val="24"/>
          <w:szCs w:val="24"/>
          <w:lang w:eastAsia="pt-BR"/>
        </w:rPr>
        <w:t xml:space="preserve">para </w:t>
      </w:r>
      <w:r>
        <w:rPr>
          <w:rFonts w:ascii="Times" w:eastAsia="Times New Roman" w:hAnsi="Times" w:cs="Times"/>
          <w:kern w:val="28"/>
          <w:sz w:val="24"/>
          <w:szCs w:val="24"/>
          <w:lang w:eastAsia="pt-BR"/>
        </w:rPr>
        <w:t>a figura 4 foi dividido em</w:t>
      </w:r>
      <w:r w:rsidRPr="00207520">
        <w:rPr>
          <w:rFonts w:ascii="Times" w:eastAsia="Times New Roman" w:hAnsi="Times" w:cs="Times"/>
          <w:kern w:val="28"/>
          <w:sz w:val="24"/>
          <w:szCs w:val="24"/>
          <w:lang w:eastAsia="pt-BR"/>
        </w:rPr>
        <w:t xml:space="preserve"> 7x7) e prevê cada célula com uma taxa B de caixas delimitadoras com um grau de confiança C.</w:t>
      </w:r>
      <w:r w:rsidRPr="00207520">
        <w:t xml:space="preserve"> </w:t>
      </w:r>
      <w:r w:rsidRPr="00207520">
        <w:rPr>
          <w:rFonts w:ascii="Times" w:eastAsia="Times New Roman" w:hAnsi="Times" w:cs="Times"/>
          <w:kern w:val="28"/>
          <w:sz w:val="24"/>
          <w:szCs w:val="24"/>
          <w:lang w:eastAsia="pt-BR"/>
        </w:rPr>
        <w:t xml:space="preserve">(REDMON J </w:t>
      </w:r>
      <w:r w:rsidRPr="00207520">
        <w:rPr>
          <w:rFonts w:ascii="Times" w:eastAsia="Times New Roman" w:hAnsi="Times" w:cs="Times"/>
          <w:i/>
          <w:iCs/>
          <w:kern w:val="28"/>
          <w:sz w:val="24"/>
          <w:szCs w:val="24"/>
          <w:lang w:eastAsia="pt-BR"/>
        </w:rPr>
        <w:t>et al.</w:t>
      </w:r>
      <w:r w:rsidRPr="00207520">
        <w:rPr>
          <w:rFonts w:ascii="Times" w:eastAsia="Times New Roman" w:hAnsi="Times" w:cs="Times"/>
          <w:kern w:val="28"/>
          <w:sz w:val="24"/>
          <w:szCs w:val="24"/>
          <w:lang w:eastAsia="pt-BR"/>
        </w:rPr>
        <w:t>, 2016).</w:t>
      </w:r>
    </w:p>
    <w:p w14:paraId="610E388F" w14:textId="77777777" w:rsidR="00296CC3" w:rsidRDefault="00296CC3" w:rsidP="00AD3371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00B050"/>
          <w:sz w:val="24"/>
          <w:szCs w:val="24"/>
        </w:rPr>
      </w:pPr>
    </w:p>
    <w:p w14:paraId="490719DE" w14:textId="59D65D81" w:rsidR="00296CC3" w:rsidRDefault="00296CC3" w:rsidP="00AD3371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</w:rPr>
      </w:pPr>
      <w:r w:rsidRPr="00296CC3">
        <w:rPr>
          <w:rFonts w:ascii="Times" w:eastAsia="Times New Roman" w:hAnsi="Times" w:cs="Times New Roman"/>
          <w:sz w:val="24"/>
          <w:szCs w:val="24"/>
        </w:rPr>
        <w:tab/>
      </w:r>
      <w:r w:rsidR="000C06BD" w:rsidRPr="00296CC3">
        <w:rPr>
          <w:rFonts w:ascii="Times" w:eastAsia="Times New Roman" w:hAnsi="Times" w:cs="Times New Roman"/>
          <w:sz w:val="24"/>
          <w:szCs w:val="24"/>
        </w:rPr>
        <w:t>Portanto ao quebrar a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t xml:space="preserve"> imagem em </w:t>
      </w:r>
      <w:proofErr w:type="spellStart"/>
      <w:r w:rsidR="000C06BD" w:rsidRPr="00296CC3">
        <w:rPr>
          <w:rFonts w:ascii="Times" w:eastAsia="Times New Roman" w:hAnsi="Times" w:cs="Times New Roman"/>
          <w:sz w:val="24"/>
          <w:szCs w:val="24"/>
        </w:rPr>
        <w:t>sub-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t>imagens</w:t>
      </w:r>
      <w:proofErr w:type="spellEnd"/>
      <w:r w:rsidR="003D47EA" w:rsidRPr="00296CC3">
        <w:rPr>
          <w:rFonts w:ascii="Times" w:eastAsia="Times New Roman" w:hAnsi="Times" w:cs="Times New Roman"/>
          <w:sz w:val="24"/>
          <w:szCs w:val="24"/>
        </w:rPr>
        <w:t xml:space="preserve"> </w:t>
      </w:r>
      <w:r w:rsidR="00AD3371" w:rsidRPr="00296CC3">
        <w:rPr>
          <w:rFonts w:ascii="Times" w:eastAsia="Times New Roman" w:hAnsi="Times" w:cs="Times New Roman"/>
          <w:sz w:val="24"/>
          <w:szCs w:val="24"/>
        </w:rPr>
        <w:t>menores(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t>7x</w:t>
      </w:r>
      <w:r w:rsidR="00CC7D7E" w:rsidRPr="00296CC3">
        <w:rPr>
          <w:rFonts w:ascii="Times" w:eastAsia="Times New Roman" w:hAnsi="Times" w:cs="Times New Roman"/>
          <w:sz w:val="24"/>
          <w:szCs w:val="24"/>
        </w:rPr>
        <w:t>7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t>)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br/>
        <w:t>Cada uma dessas células faz uma predição de B caixa</w:t>
      </w:r>
      <w:r w:rsidR="00AD3371" w:rsidRPr="00296CC3">
        <w:rPr>
          <w:rFonts w:ascii="Times" w:eastAsia="Times New Roman" w:hAnsi="Times" w:cs="Times New Roman"/>
          <w:sz w:val="24"/>
          <w:szCs w:val="24"/>
        </w:rPr>
        <w:t>s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t xml:space="preserve"> </w:t>
      </w:r>
      <w:r w:rsidR="00AD3371" w:rsidRPr="00296CC3">
        <w:rPr>
          <w:rFonts w:ascii="Times" w:eastAsia="Times New Roman" w:hAnsi="Times" w:cs="Times New Roman"/>
          <w:sz w:val="24"/>
          <w:szCs w:val="24"/>
        </w:rPr>
        <w:t xml:space="preserve">delimitadoras, sendo </w:t>
      </w:r>
      <w:r w:rsidR="00CC7D7E" w:rsidRPr="00296CC3">
        <w:rPr>
          <w:rFonts w:ascii="Times" w:eastAsia="Times New Roman" w:hAnsi="Times" w:cs="Times New Roman"/>
          <w:sz w:val="24"/>
          <w:szCs w:val="24"/>
        </w:rPr>
        <w:t>B</w:t>
      </w:r>
      <w:r w:rsidR="00AD3371" w:rsidRPr="00296CC3">
        <w:rPr>
          <w:rFonts w:ascii="Times" w:eastAsia="Times New Roman" w:hAnsi="Times" w:cs="Times New Roman"/>
          <w:sz w:val="24"/>
          <w:szCs w:val="24"/>
        </w:rPr>
        <w:t xml:space="preserve"> um número </w:t>
      </w:r>
    </w:p>
    <w:p w14:paraId="59331898" w14:textId="405E1ACF" w:rsidR="00F5227D" w:rsidRPr="008D654D" w:rsidRDefault="00AD3371" w:rsidP="00AD3371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0F9ED5" w:themeColor="accent4"/>
          <w:sz w:val="24"/>
          <w:szCs w:val="24"/>
        </w:rPr>
      </w:pPr>
      <w:r w:rsidRPr="00296CC3">
        <w:rPr>
          <w:rFonts w:ascii="Times" w:eastAsia="Times New Roman" w:hAnsi="Times" w:cs="Times New Roman"/>
          <w:sz w:val="24"/>
          <w:szCs w:val="24"/>
        </w:rPr>
        <w:t>configurável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t>.</w:t>
      </w:r>
      <w:r w:rsidR="00D46B66" w:rsidRPr="00296CC3">
        <w:rPr>
          <w:rFonts w:ascii="Times" w:eastAsia="Times New Roman" w:hAnsi="Times" w:cs="Times New Roman"/>
          <w:sz w:val="24"/>
          <w:szCs w:val="24"/>
        </w:rPr>
        <w:t xml:space="preserve"> C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t>ada caixa</w:t>
      </w:r>
      <w:r w:rsidR="00D46B66" w:rsidRPr="00296CC3">
        <w:rPr>
          <w:rFonts w:ascii="Times" w:eastAsia="Times New Roman" w:hAnsi="Times" w:cs="Times New Roman"/>
          <w:sz w:val="24"/>
          <w:szCs w:val="24"/>
        </w:rPr>
        <w:t xml:space="preserve"> delimitadora </w:t>
      </w:r>
      <w:r w:rsidR="00CC7D7E" w:rsidRPr="00296CC3">
        <w:rPr>
          <w:rFonts w:ascii="Times" w:eastAsia="Times New Roman" w:hAnsi="Times" w:cs="Times New Roman"/>
          <w:sz w:val="24"/>
          <w:szCs w:val="24"/>
        </w:rPr>
        <w:t xml:space="preserve">é formada por uma </w:t>
      </w:r>
      <w:r w:rsidR="00D46B66" w:rsidRPr="00296CC3">
        <w:rPr>
          <w:rFonts w:ascii="Times" w:eastAsia="Times New Roman" w:hAnsi="Times" w:cs="Times New Roman"/>
          <w:sz w:val="24"/>
          <w:szCs w:val="24"/>
        </w:rPr>
        <w:t xml:space="preserve">5-tupla: x, y, w, h e </w:t>
      </w:r>
      <w:r w:rsidR="001032B2" w:rsidRPr="00296CC3">
        <w:rPr>
          <w:rFonts w:ascii="Times" w:eastAsia="Times New Roman" w:hAnsi="Times" w:cs="Times New Roman"/>
          <w:sz w:val="24"/>
          <w:szCs w:val="24"/>
        </w:rPr>
        <w:t>confiança. As</w:t>
      </w:r>
      <w:r w:rsidR="00D46B66" w:rsidRPr="00296CC3">
        <w:rPr>
          <w:rFonts w:ascii="Times" w:eastAsia="Times New Roman" w:hAnsi="Times" w:cs="Times New Roman"/>
          <w:sz w:val="24"/>
          <w:szCs w:val="24"/>
        </w:rPr>
        <w:t xml:space="preserve"> pontuações de confiança são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t xml:space="preserve"> </w:t>
      </w:r>
      <w:r w:rsidR="00D46B66" w:rsidRPr="00296CC3">
        <w:rPr>
          <w:rFonts w:ascii="Times" w:eastAsia="Times New Roman" w:hAnsi="Times" w:cs="Times New Roman"/>
          <w:sz w:val="24"/>
          <w:szCs w:val="24"/>
        </w:rPr>
        <w:t xml:space="preserve">definidas por valores no intervalo de </w:t>
      </w:r>
      <w:r w:rsidR="003D47EA" w:rsidRPr="00296CC3">
        <w:rPr>
          <w:rFonts w:ascii="Times" w:eastAsia="Times New Roman" w:hAnsi="Times" w:cs="Times New Roman"/>
          <w:sz w:val="24"/>
          <w:szCs w:val="24"/>
        </w:rPr>
        <w:t>0 a 1.0</w:t>
      </w:r>
      <w:r w:rsidR="005B29BE" w:rsidRPr="00296CC3">
        <w:rPr>
          <w:rFonts w:ascii="Times" w:eastAsia="Times New Roman" w:hAnsi="Times" w:cs="Times New Roman"/>
          <w:sz w:val="24"/>
          <w:szCs w:val="24"/>
        </w:rPr>
        <w:t xml:space="preserve">, </w:t>
      </w:r>
      <w:r w:rsidR="009F4A9F" w:rsidRPr="00296CC3">
        <w:rPr>
          <w:rFonts w:ascii="Times" w:eastAsia="Times New Roman" w:hAnsi="Times" w:cs="Times New Roman"/>
          <w:sz w:val="24"/>
          <w:szCs w:val="24"/>
        </w:rPr>
        <w:t>sendo 0</w:t>
      </w:r>
      <w:r w:rsidR="00CC7D7E" w:rsidRPr="00296CC3">
        <w:rPr>
          <w:rFonts w:ascii="Times" w:eastAsia="Times New Roman" w:hAnsi="Times" w:cs="Times New Roman"/>
          <w:sz w:val="24"/>
          <w:szCs w:val="24"/>
        </w:rPr>
        <w:t xml:space="preserve"> </w:t>
      </w:r>
      <w:r w:rsidR="009F4A9F" w:rsidRPr="00296CC3">
        <w:rPr>
          <w:rFonts w:ascii="Times" w:eastAsia="Times New Roman" w:hAnsi="Times" w:cs="Times New Roman"/>
          <w:sz w:val="24"/>
          <w:szCs w:val="24"/>
        </w:rPr>
        <w:t>nenhuma probabilidade haver um objeto na caixa e 1 total certeza</w:t>
      </w:r>
      <w:r w:rsidR="001032B2" w:rsidRPr="00296CC3">
        <w:rPr>
          <w:rFonts w:ascii="Times" w:eastAsia="Times New Roman" w:hAnsi="Times" w:cs="Times New Roman"/>
          <w:sz w:val="24"/>
          <w:szCs w:val="24"/>
        </w:rPr>
        <w:t xml:space="preserve"> que</w:t>
      </w:r>
      <w:r w:rsidR="009F4A9F" w:rsidRPr="00296CC3">
        <w:rPr>
          <w:rFonts w:ascii="Times" w:eastAsia="Times New Roman" w:hAnsi="Times" w:cs="Times New Roman"/>
          <w:sz w:val="24"/>
          <w:szCs w:val="24"/>
        </w:rPr>
        <w:t xml:space="preserve"> existe um objeto.</w:t>
      </w:r>
    </w:p>
    <w:p w14:paraId="3401E43E" w14:textId="0FCDF1F0" w:rsidR="001E52D9" w:rsidRPr="001E52D9" w:rsidRDefault="00296CC3" w:rsidP="00AD3371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00B050"/>
          <w:sz w:val="24"/>
          <w:szCs w:val="24"/>
        </w:rPr>
      </w:pPr>
      <w:r w:rsidRPr="00296CC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007E47" wp14:editId="6AC73005">
                <wp:simplePos x="0" y="0"/>
                <wp:positionH relativeFrom="margin">
                  <wp:align>right</wp:align>
                </wp:positionH>
                <wp:positionV relativeFrom="paragraph">
                  <wp:posOffset>2875915</wp:posOffset>
                </wp:positionV>
                <wp:extent cx="5391150" cy="635"/>
                <wp:effectExtent l="0" t="0" r="0" b="6350"/>
                <wp:wrapSquare wrapText="bothSides"/>
                <wp:docPr id="15091497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AD8271" w14:textId="79AC6878" w:rsidR="00263C86" w:rsidRPr="00207520" w:rsidRDefault="00263C86" w:rsidP="00263C86">
                            <w:pPr>
                              <w:pStyle w:val="Legenda"/>
                              <w:rPr>
                                <w:rFonts w:ascii="Times" w:eastAsia="Times New Roman" w:hAnsi="Times"/>
                                <w:color w:val="auto"/>
                              </w:rPr>
                            </w:pPr>
                            <w:r w:rsidRPr="00207520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Pr="00207520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207520">
                              <w:rPr>
                                <w:color w:val="auto"/>
                              </w:rPr>
                              <w:instrText xml:space="preserve"> SEQ Figura \* ARABIC </w:instrText>
                            </w:r>
                            <w:r w:rsidRPr="00207520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E036A3"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Pr="00207520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207520">
                              <w:rPr>
                                <w:color w:val="auto"/>
                              </w:rPr>
                              <w:t xml:space="preserve"> : exemplo de predição com caixas delimitadoras (REDMON J et al., 2016).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07E47" id="_x0000_s1027" type="#_x0000_t202" style="position:absolute;left:0;text-align:left;margin-left:373.3pt;margin-top:226.45pt;width:424.5pt;height:.0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" stroked="f">
                <v:textbox style="mso-fit-shape-to-text:t" inset="0,0,0,0">
                  <w:txbxContent>
                    <w:p w14:paraId="46AD8271" w14:textId="79AC6878" w:rsidR="00263C86" w:rsidRPr="00207520" w:rsidRDefault="00263C86" w:rsidP="00263C86">
                      <w:pPr>
                        <w:pStyle w:val="Legenda"/>
                        <w:rPr>
                          <w:rFonts w:ascii="Times" w:eastAsia="Times New Roman" w:hAnsi="Times"/>
                          <w:color w:val="auto"/>
                        </w:rPr>
                      </w:pPr>
                      <w:r w:rsidRPr="00207520">
                        <w:rPr>
                          <w:color w:val="auto"/>
                        </w:rPr>
                        <w:t xml:space="preserve">Figura </w:t>
                      </w:r>
                      <w:r w:rsidRPr="00207520">
                        <w:rPr>
                          <w:color w:val="auto"/>
                        </w:rPr>
                        <w:fldChar w:fldCharType="begin"/>
                      </w:r>
                      <w:r w:rsidRPr="00207520">
                        <w:rPr>
                          <w:color w:val="auto"/>
                        </w:rPr>
                        <w:instrText xml:space="preserve"> SEQ Figura \* ARABIC </w:instrText>
                      </w:r>
                      <w:r w:rsidRPr="00207520">
                        <w:rPr>
                          <w:color w:val="auto"/>
                        </w:rPr>
                        <w:fldChar w:fldCharType="separate"/>
                      </w:r>
                      <w:r w:rsidR="00E036A3">
                        <w:rPr>
                          <w:noProof/>
                          <w:color w:val="auto"/>
                        </w:rPr>
                        <w:t>5</w:t>
                      </w:r>
                      <w:r w:rsidRPr="00207520">
                        <w:rPr>
                          <w:color w:val="auto"/>
                        </w:rPr>
                        <w:fldChar w:fldCharType="end"/>
                      </w:r>
                      <w:r w:rsidRPr="00207520">
                        <w:rPr>
                          <w:color w:val="auto"/>
                        </w:rPr>
                        <w:t xml:space="preserve"> : exemplo de predição com caixas delimitadoras (REDMON J et al., 2016).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96CC3">
        <w:rPr>
          <w:rFonts w:ascii="Times" w:eastAsia="Times New Roman" w:hAnsi="Times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ED596EA" wp14:editId="1587BADA">
            <wp:simplePos x="0" y="0"/>
            <wp:positionH relativeFrom="margin">
              <wp:posOffset>-9525</wp:posOffset>
            </wp:positionH>
            <wp:positionV relativeFrom="paragraph">
              <wp:posOffset>997585</wp:posOffset>
            </wp:positionV>
            <wp:extent cx="5391150" cy="1962150"/>
            <wp:effectExtent l="0" t="0" r="0" b="0"/>
            <wp:wrapSquare wrapText="bothSides"/>
            <wp:docPr id="1144945251" name="Imagem 1" descr="Cachorro ao lado de uma cerc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5251" name="Imagem 1" descr="Cachorro ao lado de uma cerc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47EA" w:rsidRPr="008D654D">
        <w:rPr>
          <w:rFonts w:ascii="Times" w:eastAsia="Times New Roman" w:hAnsi="Times" w:cs="Times New Roman"/>
          <w:color w:val="0F9ED5" w:themeColor="accent4"/>
          <w:sz w:val="24"/>
          <w:szCs w:val="24"/>
        </w:rPr>
        <w:tab/>
      </w:r>
      <w:r w:rsidR="00AD3371" w:rsidRPr="00296CC3">
        <w:rPr>
          <w:rFonts w:ascii="Times" w:eastAsia="Times New Roman" w:hAnsi="Times" w:cs="Times New Roman"/>
          <w:sz w:val="24"/>
          <w:szCs w:val="24"/>
        </w:rPr>
        <w:t xml:space="preserve">Visualmente, </w:t>
      </w:r>
      <w:r w:rsidR="009F4A9F" w:rsidRPr="00296CC3">
        <w:rPr>
          <w:rFonts w:ascii="Times" w:eastAsia="Times New Roman" w:hAnsi="Times" w:cs="Times New Roman"/>
          <w:sz w:val="24"/>
          <w:szCs w:val="24"/>
        </w:rPr>
        <w:t>é</w:t>
      </w:r>
      <w:r w:rsidR="00AD3371" w:rsidRPr="00296CC3">
        <w:rPr>
          <w:rFonts w:ascii="Times" w:eastAsia="Times New Roman" w:hAnsi="Times" w:cs="Times New Roman"/>
          <w:sz w:val="24"/>
          <w:szCs w:val="24"/>
        </w:rPr>
        <w:t xml:space="preserve"> possível notar caso </w:t>
      </w:r>
      <w:r w:rsidR="001032B2" w:rsidRPr="00296CC3">
        <w:rPr>
          <w:rFonts w:ascii="Times" w:eastAsia="Times New Roman" w:hAnsi="Times" w:cs="Times New Roman"/>
          <w:sz w:val="24"/>
          <w:szCs w:val="24"/>
        </w:rPr>
        <w:t>o modelo tenha detectado</w:t>
      </w:r>
      <w:r w:rsidR="00AD3371" w:rsidRPr="00296CC3">
        <w:rPr>
          <w:rFonts w:ascii="Times" w:eastAsia="Times New Roman" w:hAnsi="Times" w:cs="Times New Roman"/>
          <w:sz w:val="24"/>
          <w:szCs w:val="24"/>
        </w:rPr>
        <w:t xml:space="preserve"> algum objeto, pois</w:t>
      </w:r>
      <w:r w:rsidR="002019CA" w:rsidRPr="00296CC3">
        <w:rPr>
          <w:rFonts w:ascii="Times" w:eastAsia="Times New Roman" w:hAnsi="Times" w:cs="Times New Roman"/>
          <w:sz w:val="24"/>
          <w:szCs w:val="24"/>
        </w:rPr>
        <w:t xml:space="preserve"> as caixas com maior grau de confiança são destacadas com bordas mais </w:t>
      </w:r>
      <w:r w:rsidR="001E52D9" w:rsidRPr="00296CC3">
        <w:rPr>
          <w:rFonts w:ascii="Times" w:eastAsia="Times New Roman" w:hAnsi="Times" w:cs="Times New Roman"/>
          <w:sz w:val="24"/>
          <w:szCs w:val="24"/>
        </w:rPr>
        <w:t>espessas. Dentre elas o modelo seleciona aquela com a maior probabilidade de classe para identificar o objeto detectado na imagem</w:t>
      </w:r>
    </w:p>
    <w:p w14:paraId="6F23C3D4" w14:textId="4E12FCE1" w:rsidR="009F4A9F" w:rsidRPr="001032B2" w:rsidRDefault="008E1C46" w:rsidP="00AD3371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60CAF3" w:themeColor="accent4" w:themeTint="99"/>
          <w:sz w:val="24"/>
          <w:szCs w:val="24"/>
        </w:rPr>
      </w:pPr>
      <w:r w:rsidRPr="001032B2">
        <w:rPr>
          <w:rFonts w:ascii="Times" w:eastAsia="Times New Roman" w:hAnsi="Times" w:cs="Times New Roman"/>
          <w:color w:val="60CAF3" w:themeColor="accent4" w:themeTint="99"/>
          <w:sz w:val="24"/>
          <w:szCs w:val="24"/>
        </w:rPr>
        <w:tab/>
      </w:r>
    </w:p>
    <w:p w14:paraId="04293875" w14:textId="4C0A6325" w:rsidR="00E131DC" w:rsidRDefault="00E131DC" w:rsidP="00AD3371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45B0E1" w:themeColor="accent1" w:themeTint="99"/>
          <w:sz w:val="24"/>
          <w:szCs w:val="24"/>
        </w:rPr>
      </w:pPr>
    </w:p>
    <w:p w14:paraId="6A1DB6F8" w14:textId="77777777" w:rsidR="00E131DC" w:rsidRPr="001E52D9" w:rsidRDefault="00E131DC" w:rsidP="00AD3371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60CAF3" w:themeColor="accent4" w:themeTint="99"/>
          <w:sz w:val="24"/>
          <w:szCs w:val="24"/>
        </w:rPr>
      </w:pPr>
    </w:p>
    <w:p w14:paraId="16AA52FA" w14:textId="4229292D" w:rsidR="003D47EA" w:rsidRPr="003F708C" w:rsidRDefault="00503568">
      <w:pPr>
        <w:rPr>
          <w:rFonts w:ascii="Times" w:eastAsia="Times New Roman" w:hAnsi="Times" w:cs="Times New Roman"/>
          <w:b/>
          <w:bCs/>
          <w:color w:val="45B0E1" w:themeColor="accent1" w:themeTint="99"/>
          <w:sz w:val="24"/>
          <w:szCs w:val="24"/>
          <w:lang w:eastAsia="pt-BR"/>
        </w:rPr>
      </w:pPr>
      <w:r w:rsidRPr="003F708C">
        <w:rPr>
          <w:rFonts w:ascii="Times" w:eastAsia="Times New Roman" w:hAnsi="Times" w:cs="Times New Roman"/>
          <w:b/>
          <w:bCs/>
          <w:color w:val="45B0E1" w:themeColor="accent1" w:themeTint="99"/>
          <w:sz w:val="24"/>
          <w:szCs w:val="24"/>
          <w:lang w:eastAsia="pt-BR"/>
        </w:rPr>
        <w:t>2.2.3</w:t>
      </w:r>
      <w:r w:rsidR="00BA60F6" w:rsidRPr="003F708C">
        <w:rPr>
          <w:rFonts w:ascii="Times" w:eastAsia="Times New Roman" w:hAnsi="Times" w:cs="Times New Roman"/>
          <w:b/>
          <w:bCs/>
          <w:color w:val="45B0E1" w:themeColor="accent1" w:themeTint="99"/>
          <w:sz w:val="24"/>
          <w:szCs w:val="24"/>
          <w:lang w:eastAsia="pt-BR"/>
        </w:rPr>
        <w:t xml:space="preserve"> </w:t>
      </w:r>
      <w:r w:rsidR="00CA45A2" w:rsidRPr="003F708C">
        <w:rPr>
          <w:rFonts w:ascii="Times" w:eastAsia="Times New Roman" w:hAnsi="Times" w:cs="Times New Roman"/>
          <w:b/>
          <w:bCs/>
          <w:color w:val="45B0E1" w:themeColor="accent1" w:themeTint="99"/>
          <w:sz w:val="24"/>
          <w:szCs w:val="24"/>
          <w:lang w:eastAsia="pt-BR"/>
        </w:rPr>
        <w:t>Escolha dos modelos</w:t>
      </w:r>
    </w:p>
    <w:p w14:paraId="3966301D" w14:textId="0CCBF308" w:rsidR="00503568" w:rsidRPr="003F708C" w:rsidRDefault="00BA60F6" w:rsidP="003F708C">
      <w:pPr>
        <w:spacing w:line="360" w:lineRule="auto"/>
        <w:jc w:val="both"/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</w:pPr>
      <w:r w:rsidRPr="003F708C">
        <w:rPr>
          <w:rFonts w:ascii="Times" w:eastAsia="Times New Roman" w:hAnsi="Times" w:cs="Times New Roman"/>
          <w:b/>
          <w:bCs/>
          <w:color w:val="45B0E1" w:themeColor="accent1" w:themeTint="99"/>
          <w:sz w:val="22"/>
          <w:szCs w:val="22"/>
          <w:lang w:eastAsia="pt-BR"/>
        </w:rPr>
        <w:tab/>
      </w:r>
      <w:r w:rsidRPr="003F708C">
        <w:rPr>
          <w:rFonts w:ascii="Times" w:eastAsia="Times New Roman" w:hAnsi="Times" w:cs="Times New Roman"/>
          <w:color w:val="45B0E1" w:themeColor="accent1" w:themeTint="99"/>
          <w:sz w:val="22"/>
          <w:szCs w:val="22"/>
          <w:lang w:eastAsia="pt-BR"/>
        </w:rPr>
        <w:t>Por</w:t>
      </w:r>
      <w:r w:rsidR="00E131DC" w:rsidRPr="003F708C">
        <w:rPr>
          <w:rFonts w:ascii="Times" w:eastAsia="Times New Roman" w:hAnsi="Times" w:cs="Times New Roman"/>
          <w:color w:val="45B0E1" w:themeColor="accent1" w:themeTint="99"/>
          <w:sz w:val="22"/>
          <w:szCs w:val="22"/>
          <w:lang w:eastAsia="pt-BR"/>
        </w:rPr>
        <w:t xml:space="preserve">tanto após </w:t>
      </w:r>
      <w:r w:rsidR="008D654D" w:rsidRPr="003F708C">
        <w:rPr>
          <w:rFonts w:ascii="Times" w:eastAsia="Times New Roman" w:hAnsi="Times" w:cs="Times New Roman"/>
          <w:color w:val="45B0E1" w:themeColor="accent1" w:themeTint="99"/>
          <w:sz w:val="22"/>
          <w:szCs w:val="22"/>
          <w:lang w:eastAsia="pt-BR"/>
        </w:rPr>
        <w:t xml:space="preserve">o estudo sobre as técnicas de detecção embora ambas tenham os mesmos </w:t>
      </w:r>
      <w:r w:rsidR="001E52D9" w:rsidRPr="003F708C">
        <w:rPr>
          <w:rFonts w:ascii="Times" w:eastAsia="Times New Roman" w:hAnsi="Times" w:cs="Times New Roman"/>
          <w:color w:val="45B0E1" w:themeColor="accent1" w:themeTint="99"/>
          <w:sz w:val="22"/>
          <w:szCs w:val="22"/>
          <w:lang w:eastAsia="pt-BR"/>
        </w:rPr>
        <w:t>propósitos, para</w:t>
      </w:r>
      <w:r w:rsidR="008D654D" w:rsidRPr="003F708C">
        <w:rPr>
          <w:rFonts w:ascii="Times" w:eastAsia="Times New Roman" w:hAnsi="Times" w:cs="Times New Roman"/>
          <w:color w:val="45B0E1" w:themeColor="accent1" w:themeTint="99"/>
          <w:sz w:val="22"/>
          <w:szCs w:val="22"/>
          <w:lang w:eastAsia="pt-BR"/>
        </w:rPr>
        <w:t xml:space="preserve"> esse artigo será abordado a implementação do YOLO</w:t>
      </w:r>
      <w:r w:rsidR="005D210F" w:rsidRPr="003F708C">
        <w:rPr>
          <w:rFonts w:ascii="Times" w:eastAsia="Times New Roman" w:hAnsi="Times" w:cs="Times New Roman"/>
          <w:color w:val="45B0E1" w:themeColor="accent1" w:themeTint="99"/>
          <w:sz w:val="22"/>
          <w:szCs w:val="22"/>
          <w:lang w:eastAsia="pt-BR"/>
        </w:rPr>
        <w:t>.</w:t>
      </w:r>
      <w:r w:rsidR="005D210F" w:rsidRPr="003F708C"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  <w:t xml:space="preserve">Essa escolha se deve ao fato de o YOLO ser uma abordagem mais recente, amplamente suportada pela comunidade e que recebe atualizações frequentes, o que contribui para maior precisão, desempenho e facilidade de integração em sistemas </w:t>
      </w:r>
      <w:r w:rsidR="00D36647" w:rsidRPr="003F708C"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  <w:t>modernos. É</w:t>
      </w:r>
      <w:r w:rsidR="005D210F" w:rsidRPr="003F708C"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  <w:t xml:space="preserve"> possível verificar </w:t>
      </w:r>
      <w:r w:rsidR="003F708C"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  <w:t>as atualizações e</w:t>
      </w:r>
      <w:r w:rsidR="005D210F" w:rsidRPr="003F708C"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  <w:t xml:space="preserve"> suporte</w:t>
      </w:r>
      <w:r w:rsidR="003F708C"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  <w:t>s</w:t>
      </w:r>
      <w:r w:rsidR="005D210F" w:rsidRPr="003F708C"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  <w:t xml:space="preserve"> em </w:t>
      </w:r>
      <w:proofErr w:type="spellStart"/>
      <w:r w:rsidR="005D210F" w:rsidRPr="003F708C"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  <w:t>Ultralytics</w:t>
      </w:r>
      <w:proofErr w:type="spellEnd"/>
      <w:r w:rsidR="005D210F" w:rsidRPr="003F708C">
        <w:rPr>
          <w:rFonts w:ascii="Times" w:eastAsia="Times New Roman" w:hAnsi="Times"/>
          <w:color w:val="45B0E1" w:themeColor="accent1" w:themeTint="99"/>
          <w:sz w:val="22"/>
          <w:szCs w:val="22"/>
          <w:lang w:eastAsia="pt-BR"/>
        </w:rPr>
        <w:t xml:space="preserve"> https://docs.ultralytics.com/models</w:t>
      </w:r>
    </w:p>
    <w:p w14:paraId="41252896" w14:textId="65BDB218" w:rsidR="009A7A8D" w:rsidRPr="00BD2BD0" w:rsidRDefault="009A7A8D" w:rsidP="009A7A8D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</w:pPr>
      <w:r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>2.</w:t>
      </w:r>
      <w:r w:rsidR="00DA21CA"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>3</w:t>
      </w:r>
      <w:r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 xml:space="preserve"> OpenCV</w:t>
      </w:r>
    </w:p>
    <w:p w14:paraId="4992C926" w14:textId="2DAFC513" w:rsidR="009A7A8D" w:rsidRPr="008D654D" w:rsidRDefault="009A7A8D" w:rsidP="00CE02E9">
      <w:pPr>
        <w:tabs>
          <w:tab w:val="left" w:pos="720"/>
        </w:tabs>
        <w:spacing w:before="120" w:after="0" w:line="240" w:lineRule="auto"/>
        <w:jc w:val="both"/>
        <w:rPr>
          <w:rFonts w:ascii="Times" w:hAnsi="Times" w:cs="Times"/>
          <w:color w:val="47D459" w:themeColor="accent3" w:themeTint="99"/>
          <w:sz w:val="24"/>
          <w:szCs w:val="24"/>
          <w:shd w:val="clear" w:color="auto" w:fill="FFFFFF"/>
        </w:rPr>
      </w:pPr>
      <w:r w:rsidRPr="007F35D7">
        <w:rPr>
          <w:rFonts w:ascii="Times" w:eastAsia="Times New Roman" w:hAnsi="Times" w:cs="Times New Roman"/>
          <w:color w:val="47D459" w:themeColor="accent3" w:themeTint="99"/>
          <w:sz w:val="24"/>
          <w:szCs w:val="24"/>
          <w:lang w:eastAsia="pt-BR"/>
        </w:rPr>
        <w:tab/>
      </w:r>
      <w:r w:rsidRPr="008D654D">
        <w:rPr>
          <w:rFonts w:ascii="Times" w:hAnsi="Times" w:cs="Times"/>
          <w:sz w:val="24"/>
          <w:szCs w:val="24"/>
          <w:shd w:val="clear" w:color="auto" w:fill="FFFFFF"/>
        </w:rPr>
        <w:t xml:space="preserve">OpenCV é uma </w:t>
      </w:r>
      <w:r w:rsidR="008D654D" w:rsidRPr="008D654D">
        <w:rPr>
          <w:rFonts w:ascii="Times" w:hAnsi="Times" w:cs="Times"/>
          <w:sz w:val="24"/>
          <w:szCs w:val="24"/>
          <w:shd w:val="clear" w:color="auto" w:fill="FFFFFF"/>
        </w:rPr>
        <w:t>biblioteca que pode ser utilizada</w:t>
      </w:r>
      <w:r w:rsidRPr="008D654D">
        <w:rPr>
          <w:rFonts w:ascii="Times" w:hAnsi="Times" w:cs="Times"/>
          <w:sz w:val="24"/>
          <w:szCs w:val="24"/>
          <w:shd w:val="clear" w:color="auto" w:fill="FFFFFF"/>
        </w:rPr>
        <w:t xml:space="preserve"> em Python, Java e C++</w:t>
      </w:r>
      <w:r w:rsidR="008655E0" w:rsidRPr="008D654D">
        <w:rPr>
          <w:rFonts w:ascii="Times" w:hAnsi="Times" w:cs="Times"/>
          <w:sz w:val="24"/>
          <w:szCs w:val="24"/>
          <w:shd w:val="clear" w:color="auto" w:fill="FFFFFF"/>
        </w:rPr>
        <w:t>.</w:t>
      </w:r>
      <w:r w:rsidR="008E47ED" w:rsidRPr="008D654D">
        <w:rPr>
          <w:rFonts w:ascii="Times" w:hAnsi="Times" w:cs="Times"/>
          <w:sz w:val="24"/>
          <w:szCs w:val="24"/>
          <w:shd w:val="clear" w:color="auto" w:fill="FFFFFF"/>
        </w:rPr>
        <w:t xml:space="preserve"> </w:t>
      </w:r>
      <w:r w:rsidR="008655E0" w:rsidRPr="008D654D">
        <w:rPr>
          <w:rFonts w:ascii="Times" w:hAnsi="Times" w:cs="Times"/>
          <w:sz w:val="24"/>
          <w:szCs w:val="24"/>
          <w:shd w:val="clear" w:color="auto" w:fill="FFFFFF"/>
        </w:rPr>
        <w:t>Essa biblioteca</w:t>
      </w:r>
      <w:r w:rsidRPr="008D654D">
        <w:rPr>
          <w:rFonts w:ascii="Times" w:hAnsi="Times" w:cs="Times"/>
          <w:sz w:val="24"/>
          <w:szCs w:val="24"/>
          <w:shd w:val="clear" w:color="auto" w:fill="FFFFFF"/>
        </w:rPr>
        <w:t xml:space="preserve"> possui diversas ferramentas para lidar com manipulações visuais </w:t>
      </w:r>
      <w:r w:rsidRPr="008D654D">
        <w:rPr>
          <w:rFonts w:ascii="Times" w:eastAsia="Times New Roman" w:hAnsi="Times" w:cs="Times New Roman"/>
          <w:sz w:val="24"/>
          <w:szCs w:val="24"/>
          <w:lang w:eastAsia="pt-BR"/>
        </w:rPr>
        <w:t>e criação de</w:t>
      </w:r>
      <w:r w:rsidR="008655E0" w:rsidRPr="008D654D">
        <w:rPr>
          <w:rFonts w:ascii="Times" w:eastAsia="Times New Roman" w:hAnsi="Times" w:cs="Times New Roman"/>
          <w:sz w:val="24"/>
          <w:szCs w:val="24"/>
          <w:lang w:eastAsia="pt-BR"/>
        </w:rPr>
        <w:t xml:space="preserve"> algoritmos de detecção e rastreamento </w:t>
      </w:r>
      <w:r w:rsidR="008E47ED" w:rsidRPr="008D654D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Pr="008D654D">
        <w:rPr>
          <w:rFonts w:ascii="Times" w:hAnsi="Times" w:cs="Times"/>
          <w:sz w:val="24"/>
          <w:szCs w:val="24"/>
          <w:shd w:val="clear" w:color="auto" w:fill="FFFFFF"/>
        </w:rPr>
        <w:t>MARENGONI</w:t>
      </w:r>
      <w:r w:rsidR="008E47ED" w:rsidRPr="008D654D">
        <w:rPr>
          <w:rFonts w:ascii="Times" w:hAnsi="Times" w:cs="Times"/>
          <w:sz w:val="24"/>
          <w:szCs w:val="24"/>
          <w:shd w:val="clear" w:color="auto" w:fill="FFFFFF"/>
        </w:rPr>
        <w:t>;</w:t>
      </w:r>
      <w:r w:rsidRPr="008D654D">
        <w:rPr>
          <w:rFonts w:ascii="Times" w:hAnsi="Times" w:cs="Times"/>
          <w:sz w:val="24"/>
          <w:szCs w:val="24"/>
          <w:shd w:val="clear" w:color="auto" w:fill="FFFFFF"/>
        </w:rPr>
        <w:t xml:space="preserve"> STRINGHINI</w:t>
      </w:r>
      <w:r w:rsidR="008E47ED" w:rsidRPr="008D654D">
        <w:rPr>
          <w:rFonts w:ascii="Times" w:hAnsi="Times" w:cs="Times"/>
          <w:sz w:val="24"/>
          <w:szCs w:val="24"/>
          <w:shd w:val="clear" w:color="auto" w:fill="FFFFFF"/>
        </w:rPr>
        <w:t xml:space="preserve">, </w:t>
      </w:r>
      <w:r w:rsidRPr="008D654D">
        <w:rPr>
          <w:rFonts w:ascii="Times" w:hAnsi="Times" w:cs="Times"/>
          <w:sz w:val="24"/>
          <w:szCs w:val="24"/>
          <w:shd w:val="clear" w:color="auto" w:fill="FFFFFF"/>
        </w:rPr>
        <w:t xml:space="preserve">2009). </w:t>
      </w:r>
    </w:p>
    <w:p w14:paraId="1220ABC1" w14:textId="4E8A0493" w:rsidR="007F35D7" w:rsidRPr="003F708C" w:rsidRDefault="00503568" w:rsidP="007A1EB7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BA60F6">
        <w:rPr>
          <w:rFonts w:ascii="Times" w:hAnsi="Times" w:cs="Times"/>
          <w:color w:val="45B0E1" w:themeColor="accent1" w:themeTint="99"/>
          <w:sz w:val="24"/>
          <w:szCs w:val="24"/>
          <w:shd w:val="clear" w:color="auto" w:fill="FFFFFF"/>
        </w:rPr>
        <w:tab/>
      </w:r>
      <w:r w:rsidR="007F35D7" w:rsidRPr="003F708C">
        <w:rPr>
          <w:rFonts w:ascii="Times" w:eastAsia="Times New Roman" w:hAnsi="Times" w:cs="Times New Roman"/>
          <w:sz w:val="24"/>
          <w:szCs w:val="24"/>
          <w:lang w:eastAsia="pt-BR"/>
        </w:rPr>
        <w:t>De acordo com a documentação da OpenCV (2025), a biblioteca oferece diversas técnicas para detecção e processamento de imagens, incluindo o método Haar Cascade</w:t>
      </w:r>
      <w:r w:rsidR="008D654D" w:rsidRPr="003F708C">
        <w:rPr>
          <w:rFonts w:ascii="Times" w:eastAsia="Times New Roman" w:hAnsi="Times" w:cs="Times New Roman"/>
          <w:sz w:val="24"/>
          <w:szCs w:val="24"/>
          <w:lang w:eastAsia="pt-BR"/>
        </w:rPr>
        <w:t xml:space="preserve"> citado anteriormente nesse estudo.</w:t>
      </w:r>
    </w:p>
    <w:p w14:paraId="68253F55" w14:textId="767218DF" w:rsidR="007A1EB7" w:rsidRPr="003F708C" w:rsidRDefault="007F35D7" w:rsidP="003F708C">
      <w:pPr>
        <w:tabs>
          <w:tab w:val="left" w:pos="720"/>
        </w:tabs>
        <w:spacing w:before="120" w:after="0" w:line="240" w:lineRule="auto"/>
        <w:jc w:val="both"/>
        <w:rPr>
          <w:rFonts w:ascii="Times" w:hAnsi="Times" w:cs="Times"/>
          <w:sz w:val="24"/>
          <w:szCs w:val="24"/>
          <w:shd w:val="clear" w:color="auto" w:fill="FFFFFF"/>
        </w:rPr>
      </w:pPr>
      <w:r w:rsidRPr="003F708C">
        <w:rPr>
          <w:rFonts w:ascii="Times" w:hAnsi="Times" w:cs="Times"/>
          <w:sz w:val="24"/>
          <w:szCs w:val="24"/>
          <w:shd w:val="clear" w:color="auto" w:fill="FFFFFF"/>
        </w:rPr>
        <w:tab/>
      </w:r>
      <w:r w:rsidR="008D654D" w:rsidRPr="003F708C">
        <w:rPr>
          <w:rFonts w:ascii="Times" w:hAnsi="Times" w:cs="Times"/>
          <w:sz w:val="24"/>
          <w:szCs w:val="24"/>
          <w:shd w:val="clear" w:color="auto" w:fill="FFFFFF"/>
        </w:rPr>
        <w:t>Entretanto</w:t>
      </w:r>
      <w:r w:rsidRPr="003F708C">
        <w:rPr>
          <w:rFonts w:ascii="Times" w:hAnsi="Times" w:cs="Times"/>
          <w:sz w:val="24"/>
          <w:szCs w:val="24"/>
          <w:shd w:val="clear" w:color="auto" w:fill="FFFFFF"/>
        </w:rPr>
        <w:t xml:space="preserve">, neste </w:t>
      </w:r>
      <w:r w:rsidR="008D654D" w:rsidRPr="003F708C">
        <w:rPr>
          <w:rFonts w:ascii="Times" w:hAnsi="Times" w:cs="Times"/>
          <w:sz w:val="24"/>
          <w:szCs w:val="24"/>
          <w:shd w:val="clear" w:color="auto" w:fill="FFFFFF"/>
        </w:rPr>
        <w:t>artigo</w:t>
      </w:r>
      <w:r w:rsidRPr="003F708C">
        <w:rPr>
          <w:rFonts w:ascii="Times" w:hAnsi="Times" w:cs="Times"/>
          <w:sz w:val="24"/>
          <w:szCs w:val="24"/>
          <w:shd w:val="clear" w:color="auto" w:fill="FFFFFF"/>
        </w:rPr>
        <w:t>, a OpenCV foi empregada como uma interface</w:t>
      </w:r>
      <w:r w:rsidR="008D654D" w:rsidRPr="003F708C">
        <w:rPr>
          <w:rFonts w:ascii="Times" w:hAnsi="Times" w:cs="Times"/>
          <w:sz w:val="24"/>
          <w:szCs w:val="24"/>
          <w:shd w:val="clear" w:color="auto" w:fill="FFFFFF"/>
        </w:rPr>
        <w:t xml:space="preserve"> para receber as imagens</w:t>
      </w:r>
      <w:r w:rsidRPr="003F708C">
        <w:rPr>
          <w:rFonts w:ascii="Times" w:hAnsi="Times" w:cs="Times"/>
          <w:sz w:val="24"/>
          <w:szCs w:val="24"/>
          <w:shd w:val="clear" w:color="auto" w:fill="FFFFFF"/>
        </w:rPr>
        <w:t xml:space="preserve"> </w:t>
      </w:r>
      <w:r w:rsidR="008D654D" w:rsidRPr="003F708C">
        <w:rPr>
          <w:rFonts w:ascii="Times" w:hAnsi="Times" w:cs="Times"/>
          <w:sz w:val="24"/>
          <w:szCs w:val="24"/>
          <w:shd w:val="clear" w:color="auto" w:fill="FFFFFF"/>
        </w:rPr>
        <w:t>d</w:t>
      </w:r>
      <w:r w:rsidRPr="003F708C">
        <w:rPr>
          <w:rFonts w:ascii="Times" w:hAnsi="Times" w:cs="Times"/>
          <w:sz w:val="24"/>
          <w:szCs w:val="24"/>
          <w:shd w:val="clear" w:color="auto" w:fill="FFFFFF"/>
        </w:rPr>
        <w:t>a câmera embarcada e</w:t>
      </w:r>
      <w:r w:rsidR="008D654D" w:rsidRPr="003F708C">
        <w:rPr>
          <w:rFonts w:ascii="Times" w:hAnsi="Times" w:cs="Times"/>
          <w:sz w:val="24"/>
          <w:szCs w:val="24"/>
          <w:shd w:val="clear" w:color="auto" w:fill="FFFFFF"/>
        </w:rPr>
        <w:t xml:space="preserve"> utilizá-las no</w:t>
      </w:r>
      <w:r w:rsidRPr="003F708C">
        <w:rPr>
          <w:rFonts w:ascii="Times" w:hAnsi="Times" w:cs="Times"/>
          <w:sz w:val="24"/>
          <w:szCs w:val="24"/>
          <w:shd w:val="clear" w:color="auto" w:fill="FFFFFF"/>
        </w:rPr>
        <w:t xml:space="preserve"> algoritmo de controle e detecção, viabilizando a comunicação </w:t>
      </w:r>
      <w:r w:rsidR="008D654D" w:rsidRPr="003F708C">
        <w:rPr>
          <w:rFonts w:ascii="Times" w:hAnsi="Times" w:cs="Times"/>
          <w:sz w:val="24"/>
          <w:szCs w:val="24"/>
          <w:shd w:val="clear" w:color="auto" w:fill="FFFFFF"/>
        </w:rPr>
        <w:t xml:space="preserve">entre </w:t>
      </w:r>
      <w:r w:rsidR="001032B2" w:rsidRPr="003F708C">
        <w:rPr>
          <w:rFonts w:ascii="Times" w:hAnsi="Times" w:cs="Times"/>
          <w:sz w:val="24"/>
          <w:szCs w:val="24"/>
          <w:shd w:val="clear" w:color="auto" w:fill="FFFFFF"/>
        </w:rPr>
        <w:t>microcontrolador e computador</w:t>
      </w:r>
      <w:r w:rsidRPr="003F708C">
        <w:rPr>
          <w:rFonts w:ascii="Times" w:hAnsi="Times" w:cs="Times"/>
          <w:sz w:val="24"/>
          <w:szCs w:val="24"/>
          <w:shd w:val="clear" w:color="auto" w:fill="FFFFFF"/>
        </w:rPr>
        <w:t>.</w:t>
      </w:r>
    </w:p>
    <w:p w14:paraId="38F8471D" w14:textId="5FD421E5" w:rsidR="00EB429D" w:rsidRPr="00BD2BD0" w:rsidRDefault="00BF6F01" w:rsidP="008567F4">
      <w:pPr>
        <w:tabs>
          <w:tab w:val="left" w:pos="720"/>
        </w:tabs>
        <w:spacing w:before="120" w:after="0" w:line="360" w:lineRule="auto"/>
        <w:jc w:val="both"/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</w:pPr>
      <w:r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>2.</w:t>
      </w:r>
      <w:r w:rsidR="00EB429D"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>4</w:t>
      </w:r>
      <w:r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 xml:space="preserve"> </w:t>
      </w:r>
      <w:r w:rsidR="0038778C"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>Co</w:t>
      </w:r>
      <w:r w:rsidR="002044C7"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>n</w:t>
      </w:r>
      <w:r w:rsidR="0038778C"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>troladores</w:t>
      </w:r>
    </w:p>
    <w:p w14:paraId="66710273" w14:textId="5BCD2B6C" w:rsidR="005F0FCC" w:rsidRPr="00931F90" w:rsidRDefault="00EB429D" w:rsidP="00931F9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FFC000"/>
          <w:sz w:val="24"/>
          <w:szCs w:val="24"/>
          <w:lang w:eastAsia="pt-BR"/>
        </w:rPr>
      </w:pPr>
      <w:r w:rsidRPr="00931F90">
        <w:rPr>
          <w:rFonts w:ascii="Times" w:eastAsia="Times New Roman" w:hAnsi="Times" w:cs="Times New Roman"/>
          <w:color w:val="FFC000"/>
          <w:sz w:val="24"/>
          <w:szCs w:val="24"/>
          <w:lang w:eastAsia="pt-BR"/>
        </w:rPr>
        <w:tab/>
      </w:r>
      <w:r w:rsidR="005F0FCC" w:rsidRPr="00931F90">
        <w:rPr>
          <w:rFonts w:ascii="Times" w:eastAsia="Times New Roman" w:hAnsi="Times" w:cs="Times New Roman"/>
          <w:sz w:val="24"/>
          <w:szCs w:val="24"/>
          <w:lang w:eastAsia="pt-BR"/>
        </w:rPr>
        <w:t>Existem diversos dispositivos Io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>T</w:t>
      </w:r>
      <w:r w:rsidR="005F0FCC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pré-fabricados no mercado, porém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5F0FCC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para a elaboração deste artigo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5F0FCC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>propõe</w:t>
      </w:r>
      <w:r w:rsidR="00C23F57" w:rsidRPr="00931F90">
        <w:rPr>
          <w:rFonts w:ascii="Times" w:eastAsia="Times New Roman" w:hAnsi="Times" w:cs="Times New Roman"/>
          <w:sz w:val="24"/>
          <w:szCs w:val="24"/>
          <w:lang w:eastAsia="pt-BR"/>
        </w:rPr>
        <w:t>-se</w:t>
      </w:r>
      <w:r w:rsidR="005F0FCC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a exploração de uma solução 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>manufaturada</w:t>
      </w:r>
      <w:r w:rsidR="005F0FCC" w:rsidRPr="00931F90">
        <w:rPr>
          <w:rFonts w:ascii="Times" w:eastAsia="Times New Roman" w:hAnsi="Times" w:cs="Times New Roman"/>
          <w:sz w:val="24"/>
          <w:szCs w:val="24"/>
          <w:lang w:eastAsia="pt-BR"/>
        </w:rPr>
        <w:t>.</w:t>
      </w:r>
    </w:p>
    <w:p w14:paraId="492ADDA3" w14:textId="71235C3D" w:rsidR="005F0FCC" w:rsidRPr="00931F90" w:rsidRDefault="005F0FCC" w:rsidP="00931F9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ab/>
        <w:t>Dentre as categorias de dispositivos capazes de realizar o objetivo desse estudo</w:t>
      </w:r>
      <w:r w:rsidR="00C23F57" w:rsidRPr="00931F90">
        <w:rPr>
          <w:rFonts w:ascii="Times" w:eastAsia="Times New Roman" w:hAnsi="Times" w:cs="Times New Roman"/>
          <w:sz w:val="24"/>
          <w:szCs w:val="24"/>
          <w:lang w:eastAsia="pt-BR"/>
        </w:rPr>
        <w:t>, é possível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destacar os 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>m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icrocontroladores com modelos </w:t>
      </w:r>
      <w:r w:rsidR="0089714F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produzidos 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>pela Arduino e Espressif</w:t>
      </w:r>
      <w:r w:rsidR="0089714F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. 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>Entretanto</w:t>
      </w:r>
      <w:r w:rsidR="00C23F57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, </w:t>
      </w:r>
      <w:r w:rsidR="004E4A0C" w:rsidRPr="00931F90">
        <w:rPr>
          <w:rFonts w:ascii="Times" w:eastAsia="Times New Roman" w:hAnsi="Times" w:cs="Times New Roman"/>
          <w:sz w:val="24"/>
          <w:szCs w:val="24"/>
          <w:lang w:eastAsia="pt-BR"/>
        </w:rPr>
        <w:t>também é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possível realizar a criação d</w:t>
      </w:r>
      <w:r w:rsidR="004E4A0C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o </w:t>
      </w:r>
      <w:r w:rsidR="00294C56" w:rsidRPr="00931F90">
        <w:rPr>
          <w:rFonts w:ascii="Times" w:eastAsia="Times New Roman" w:hAnsi="Times" w:cs="Times New Roman"/>
          <w:sz w:val="24"/>
          <w:szCs w:val="24"/>
          <w:lang w:eastAsia="pt-BR"/>
        </w:rPr>
        <w:t>projeto</w:t>
      </w:r>
      <w:r w:rsidR="0089714F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através de pequenos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computadores</w:t>
      </w:r>
      <w:r w:rsidR="00BE202A" w:rsidRPr="00931F90">
        <w:rPr>
          <w:rFonts w:ascii="Times" w:eastAsia="Times New Roman" w:hAnsi="Times" w:cs="Times New Roman"/>
          <w:sz w:val="24"/>
          <w:szCs w:val="24"/>
          <w:lang w:eastAsia="pt-BR"/>
        </w:rPr>
        <w:t>, como</w:t>
      </w:r>
      <w:r w:rsidR="00C23F57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, </w:t>
      </w:r>
      <w:r w:rsidR="00BE202A" w:rsidRPr="00931F90">
        <w:rPr>
          <w:rFonts w:ascii="Times" w:eastAsia="Times New Roman" w:hAnsi="Times" w:cs="Times New Roman"/>
          <w:sz w:val="24"/>
          <w:szCs w:val="24"/>
          <w:lang w:eastAsia="pt-BR"/>
        </w:rPr>
        <w:t>por exemplo</w:t>
      </w:r>
      <w:r w:rsidR="00C23F57" w:rsidRP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BE202A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os computadores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produzidos pela Rasp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>b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>erry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.</w:t>
      </w:r>
    </w:p>
    <w:p w14:paraId="38902595" w14:textId="2D69A86C" w:rsidR="003957FF" w:rsidRPr="00931F90" w:rsidRDefault="005F0FCC" w:rsidP="00931F9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931F90">
        <w:rPr>
          <w:rFonts w:ascii="Times" w:eastAsia="Times New Roman" w:hAnsi="Times" w:cs="Times New Roman"/>
          <w:color w:val="47D459" w:themeColor="accent3" w:themeTint="99"/>
          <w:sz w:val="24"/>
          <w:szCs w:val="24"/>
          <w:lang w:eastAsia="pt-BR"/>
        </w:rPr>
        <w:tab/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Na categoria de </w:t>
      </w:r>
      <w:r w:rsidR="006A064D" w:rsidRPr="00931F90">
        <w:rPr>
          <w:rFonts w:ascii="Times" w:eastAsia="Times New Roman" w:hAnsi="Times" w:cs="Times New Roman"/>
          <w:sz w:val="24"/>
          <w:szCs w:val="24"/>
          <w:lang w:eastAsia="pt-BR"/>
        </w:rPr>
        <w:t>micro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controladores 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Arduino, dois modelos se apresentam de forma interessante para esse estudo, sendo estes: 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Arduino Uno e Arduino Nano. Ambos possuem 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>capacidades semelhantes,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>entretanto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divergem 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em 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preço e 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>tamanho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, e 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>o Arduino Uno possui mais projetos realizados pela comunidade</w:t>
      </w:r>
      <w:r w:rsidR="00C23F57" w:rsidRP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como visto em Arduino </w:t>
      </w:r>
      <w:r w:rsidR="00802B15" w:rsidRPr="00931F90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>202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>5</w:t>
      </w:r>
      <w:r w:rsidR="00802B15" w:rsidRPr="00931F90">
        <w:rPr>
          <w:rFonts w:ascii="Times" w:eastAsia="Times New Roman" w:hAnsi="Times" w:cs="Times New Roman"/>
          <w:sz w:val="24"/>
          <w:szCs w:val="24"/>
          <w:lang w:eastAsia="pt-BR"/>
        </w:rPr>
        <w:t>)</w:t>
      </w:r>
      <w:r w:rsidR="003957FF" w:rsidRPr="00931F90">
        <w:rPr>
          <w:rFonts w:ascii="Times" w:eastAsia="Times New Roman" w:hAnsi="Times" w:cs="Times New Roman"/>
          <w:sz w:val="24"/>
          <w:szCs w:val="24"/>
          <w:lang w:eastAsia="pt-BR"/>
        </w:rPr>
        <w:t>.</w:t>
      </w:r>
    </w:p>
    <w:p w14:paraId="2787C339" w14:textId="7CE6A160" w:rsidR="005F0FCC" w:rsidRPr="00931F90" w:rsidRDefault="009D76C8" w:rsidP="00931F90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ab/>
      </w:r>
      <w:r w:rsidR="006A064D" w:rsidRPr="00931F90">
        <w:rPr>
          <w:rFonts w:ascii="Times" w:eastAsia="Times New Roman" w:hAnsi="Times" w:cs="Times New Roman"/>
          <w:sz w:val="24"/>
          <w:szCs w:val="24"/>
          <w:lang w:eastAsia="pt-BR"/>
        </w:rPr>
        <w:t>Os modelos Espressif</w:t>
      </w:r>
      <w:r w:rsidR="00C23F57" w:rsidRP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6A064D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por sua vez</w:t>
      </w:r>
      <w:r w:rsidR="00C23F57" w:rsidRP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6A064D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possuem em destaque 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>os microcontroladores</w:t>
      </w:r>
      <w:r w:rsidR="006A064D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ESP32</w:t>
      </w:r>
      <w:r w:rsidR="00732F95">
        <w:rPr>
          <w:rFonts w:ascii="Times" w:eastAsia="Times New Roman" w:hAnsi="Times" w:cs="Times New Roman"/>
          <w:sz w:val="24"/>
          <w:szCs w:val="24"/>
          <w:lang w:eastAsia="pt-BR"/>
        </w:rPr>
        <w:t>-S</w:t>
      </w:r>
      <w:r w:rsidR="006A064D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e ESP8266</w:t>
      </w:r>
      <w:r w:rsidR="00732F95">
        <w:rPr>
          <w:rFonts w:ascii="Times" w:eastAsia="Times New Roman" w:hAnsi="Times" w:cs="Times New Roman"/>
          <w:sz w:val="24"/>
          <w:szCs w:val="24"/>
          <w:lang w:eastAsia="pt-BR"/>
        </w:rPr>
        <w:t>-12</w:t>
      </w:r>
      <w:r w:rsidR="00CD2446" w:rsidRPr="00931F90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974E0C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O ESP32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>-</w:t>
      </w:r>
      <w:r w:rsidR="000F27E9" w:rsidRPr="00931F90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>é uma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vers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>ão</w:t>
      </w:r>
      <w:r w:rsidR="00BE202A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aprimorada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que provém d</w:t>
      </w:r>
      <w:r w:rsidR="00BE202A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a 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>versão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>anterior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d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>o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modelo </w:t>
      </w:r>
      <w:r w:rsidR="00974E0C" w:rsidRPr="00931F90">
        <w:rPr>
          <w:rFonts w:ascii="Times" w:eastAsia="Times New Roman" w:hAnsi="Times" w:cs="Times New Roman"/>
          <w:sz w:val="24"/>
          <w:szCs w:val="24"/>
          <w:lang w:eastAsia="pt-BR"/>
        </w:rPr>
        <w:t>ESP8266</w:t>
      </w:r>
      <w:r w:rsidR="00732F95">
        <w:rPr>
          <w:rFonts w:ascii="Times" w:eastAsia="Times New Roman" w:hAnsi="Times" w:cs="Times New Roman"/>
          <w:sz w:val="24"/>
          <w:szCs w:val="24"/>
          <w:lang w:eastAsia="pt-BR"/>
        </w:rPr>
        <w:t>-12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61627E" w:rsidRPr="00931F90">
        <w:rPr>
          <w:rFonts w:ascii="Times" w:eastAsia="Times New Roman" w:hAnsi="Times" w:cs="Times New Roman"/>
          <w:sz w:val="24"/>
          <w:szCs w:val="24"/>
          <w:lang w:eastAsia="pt-BR"/>
        </w:rPr>
        <w:t>D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>e acordo com</w:t>
      </w:r>
      <w:r w:rsidR="002044C7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a </w:t>
      </w:r>
      <w:r w:rsidR="004E4A0C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documentação 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da </w:t>
      </w:r>
      <w:r w:rsidR="004E4A0C" w:rsidRPr="00931F90">
        <w:rPr>
          <w:rFonts w:ascii="Times" w:eastAsia="Times New Roman" w:hAnsi="Times" w:cs="Times New Roman"/>
          <w:sz w:val="24"/>
          <w:szCs w:val="24"/>
          <w:lang w:eastAsia="pt-BR"/>
        </w:rPr>
        <w:t>Espressif</w:t>
      </w:r>
      <w:r w:rsidR="006854A2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802B15" w:rsidRPr="00931F90">
        <w:rPr>
          <w:rFonts w:ascii="Times" w:eastAsia="Times New Roman" w:hAnsi="Times" w:cs="Times New Roman"/>
          <w:sz w:val="24"/>
          <w:szCs w:val="24"/>
          <w:lang w:eastAsia="pt-BR"/>
        </w:rPr>
        <w:t>(2025</w:t>
      </w:r>
      <w:r w:rsidR="00294C56" w:rsidRPr="00931F90">
        <w:rPr>
          <w:rFonts w:ascii="Times" w:eastAsia="Times New Roman" w:hAnsi="Times" w:cs="Times New Roman"/>
          <w:sz w:val="24"/>
          <w:szCs w:val="24"/>
          <w:lang w:eastAsia="pt-BR"/>
        </w:rPr>
        <w:t>)</w:t>
      </w:r>
      <w:r w:rsidR="0061627E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, esses dispositivos já 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possuem Wi-Fi integrado.</w:t>
      </w:r>
    </w:p>
    <w:p w14:paraId="107F9DA8" w14:textId="4656CB66" w:rsidR="003D47EA" w:rsidRPr="00E710B8" w:rsidRDefault="006A064D" w:rsidP="00E710B8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ab/>
      </w:r>
      <w:r w:rsidR="0061627E" w:rsidRPr="00931F90">
        <w:rPr>
          <w:rFonts w:ascii="Times" w:eastAsia="Times New Roman" w:hAnsi="Times" w:cs="Times New Roman"/>
          <w:sz w:val="24"/>
          <w:szCs w:val="24"/>
          <w:lang w:eastAsia="pt-BR"/>
        </w:rPr>
        <w:t>N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a categoria de computadores </w:t>
      </w:r>
      <w:r w:rsidR="00CD2446" w:rsidRPr="00931F90">
        <w:rPr>
          <w:rFonts w:ascii="Times" w:eastAsia="Times New Roman" w:hAnsi="Times" w:cs="Times New Roman"/>
          <w:sz w:val="24"/>
          <w:szCs w:val="24"/>
          <w:lang w:eastAsia="pt-BR"/>
        </w:rPr>
        <w:t>Raspberry</w:t>
      </w:r>
      <w:r w:rsidR="0061627E" w:rsidRP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cabe mencionar o</w:t>
      </w:r>
      <w:r w:rsidR="004E4A0C"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s 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>modelo</w:t>
      </w:r>
      <w:r w:rsidR="004E4A0C" w:rsidRPr="00931F90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CD2446" w:rsidRPr="00931F90">
        <w:rPr>
          <w:rFonts w:ascii="Times" w:eastAsia="Times New Roman" w:hAnsi="Times" w:cs="Times New Roman"/>
          <w:sz w:val="24"/>
          <w:szCs w:val="24"/>
          <w:lang w:eastAsia="pt-BR"/>
        </w:rPr>
        <w:t>Raspberry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Pr="00EF5A5F">
        <w:rPr>
          <w:rFonts w:ascii="Times" w:eastAsia="Times New Roman" w:hAnsi="Times" w:cs="Times New Roman"/>
          <w:sz w:val="24"/>
          <w:szCs w:val="24"/>
          <w:lang w:eastAsia="pt-BR"/>
        </w:rPr>
        <w:t>Pi 3</w:t>
      </w:r>
      <w:r w:rsidR="00C944F0" w:rsidRPr="00EF5A5F">
        <w:rPr>
          <w:rFonts w:ascii="Times" w:eastAsia="Times New Roman" w:hAnsi="Times" w:cs="Times New Roman"/>
          <w:sz w:val="24"/>
          <w:szCs w:val="24"/>
          <w:lang w:eastAsia="pt-BR"/>
        </w:rPr>
        <w:t xml:space="preserve"> B+</w:t>
      </w:r>
      <w:r w:rsidRPr="00EF5A5F">
        <w:rPr>
          <w:rFonts w:ascii="Times" w:eastAsia="Times New Roman" w:hAnsi="Times" w:cs="Times New Roman"/>
          <w:sz w:val="24"/>
          <w:szCs w:val="24"/>
          <w:lang w:eastAsia="pt-BR"/>
        </w:rPr>
        <w:t xml:space="preserve"> e </w:t>
      </w:r>
      <w:r w:rsidR="00CD2446" w:rsidRPr="00EF5A5F">
        <w:rPr>
          <w:rFonts w:ascii="Times" w:eastAsia="Times New Roman" w:hAnsi="Times" w:cs="Times New Roman"/>
          <w:sz w:val="24"/>
          <w:szCs w:val="24"/>
          <w:lang w:eastAsia="pt-BR"/>
        </w:rPr>
        <w:t>Raspberry</w:t>
      </w:r>
      <w:r w:rsidRPr="00EF5A5F">
        <w:rPr>
          <w:rFonts w:ascii="Times" w:eastAsia="Times New Roman" w:hAnsi="Times" w:cs="Times New Roman"/>
          <w:sz w:val="24"/>
          <w:szCs w:val="24"/>
          <w:lang w:eastAsia="pt-BR"/>
        </w:rPr>
        <w:t xml:space="preserve"> Pi </w:t>
      </w:r>
      <w:r w:rsidR="00294C56" w:rsidRPr="00EF5A5F">
        <w:rPr>
          <w:rFonts w:ascii="Times" w:eastAsia="Times New Roman" w:hAnsi="Times" w:cs="Times New Roman"/>
          <w:sz w:val="24"/>
          <w:szCs w:val="24"/>
          <w:lang w:eastAsia="pt-BR"/>
        </w:rPr>
        <w:t>Zero</w:t>
      </w:r>
      <w:r w:rsidR="00C944F0" w:rsidRPr="00EF5A5F">
        <w:rPr>
          <w:rFonts w:ascii="Times" w:eastAsia="Times New Roman" w:hAnsi="Times" w:cs="Times New Roman"/>
          <w:sz w:val="24"/>
          <w:szCs w:val="24"/>
          <w:lang w:eastAsia="pt-BR"/>
        </w:rPr>
        <w:t xml:space="preserve"> 2</w:t>
      </w:r>
      <w:r w:rsidR="00EF5A5F" w:rsidRPr="00EF5A5F">
        <w:rPr>
          <w:rFonts w:ascii="Times" w:eastAsia="Times New Roman" w:hAnsi="Times" w:cs="Times New Roman"/>
          <w:sz w:val="24"/>
          <w:szCs w:val="24"/>
          <w:lang w:eastAsia="pt-BR"/>
        </w:rPr>
        <w:t>w</w:t>
      </w:r>
      <w:r w:rsidR="00E6650E">
        <w:rPr>
          <w:rFonts w:ascii="Times" w:eastAsia="Times New Roman" w:hAnsi="Times" w:cs="Times New Roman"/>
          <w:sz w:val="24"/>
          <w:szCs w:val="24"/>
          <w:lang w:eastAsia="pt-BR"/>
        </w:rPr>
        <w:t xml:space="preserve">, que possuem </w:t>
      </w:r>
      <w:r w:rsidR="00972634" w:rsidRPr="00972634">
        <w:rPr>
          <w:rFonts w:ascii="Times" w:eastAsia="Times New Roman" w:hAnsi="Times" w:cs="Times New Roman"/>
          <w:sz w:val="24"/>
          <w:szCs w:val="24"/>
          <w:lang w:eastAsia="pt-BR"/>
        </w:rPr>
        <w:t>valor mais acessível para o escopo do projeto</w:t>
      </w:r>
      <w:r w:rsidR="00EF5A5F" w:rsidRPr="00EF5A5F">
        <w:rPr>
          <w:rFonts w:ascii="Times" w:eastAsia="Times New Roman" w:hAnsi="Times" w:cs="Times New Roman"/>
          <w:sz w:val="24"/>
          <w:szCs w:val="24"/>
          <w:lang w:eastAsia="pt-BR"/>
        </w:rPr>
        <w:t>.</w:t>
      </w:r>
      <w:r w:rsidR="00EF5A5F">
        <w:rPr>
          <w:rFonts w:ascii="Times" w:eastAsia="Times New Roman" w:hAnsi="Times" w:cs="Times New Roman"/>
          <w:sz w:val="24"/>
          <w:szCs w:val="24"/>
          <w:lang w:eastAsia="pt-BR"/>
        </w:rPr>
        <w:t xml:space="preserve"> Esses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computadores se diferenciam dos </w:t>
      </w:r>
      <w:r w:rsidR="00CD2446" w:rsidRPr="00931F90">
        <w:rPr>
          <w:rFonts w:ascii="Times" w:eastAsia="Times New Roman" w:hAnsi="Times" w:cs="Times New Roman"/>
          <w:sz w:val="24"/>
          <w:szCs w:val="24"/>
          <w:lang w:eastAsia="pt-BR"/>
        </w:rPr>
        <w:t>microcontroladores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294C56" w:rsidRPr="00931F90">
        <w:rPr>
          <w:rFonts w:ascii="Times" w:eastAsia="Times New Roman" w:hAnsi="Times" w:cs="Times New Roman"/>
          <w:sz w:val="24"/>
          <w:szCs w:val="24"/>
          <w:lang w:eastAsia="pt-BR"/>
        </w:rPr>
        <w:t>por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terem suporte de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>istema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s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o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>peraciona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is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Linux</w:t>
      </w:r>
      <w:r w:rsidR="00294C56" w:rsidRP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além de hardware mais robusto</w:t>
      </w:r>
      <w:r w:rsidR="00294C56" w:rsidRPr="00931F90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931F90">
        <w:rPr>
          <w:rFonts w:ascii="Times" w:eastAsia="Times New Roman" w:hAnsi="Times" w:cs="Times New Roman"/>
          <w:sz w:val="24"/>
          <w:szCs w:val="24"/>
          <w:lang w:eastAsia="pt-BR"/>
        </w:rPr>
        <w:t xml:space="preserve"> permitindo maior flexibilidade para o </w:t>
      </w:r>
      <w:r w:rsidR="00931F90">
        <w:rPr>
          <w:rFonts w:ascii="Times" w:eastAsia="Times New Roman" w:hAnsi="Times" w:cs="Times New Roman"/>
          <w:sz w:val="24"/>
          <w:szCs w:val="24"/>
          <w:lang w:eastAsia="pt-BR"/>
        </w:rPr>
        <w:t>desenvolvedor</w:t>
      </w:r>
    </w:p>
    <w:p w14:paraId="4A52D17D" w14:textId="0AC5DE00" w:rsidR="00517259" w:rsidRPr="00E710B8" w:rsidRDefault="003D47EA" w:rsidP="00517259">
      <w:pPr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</w:pPr>
      <w:r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  <w:br w:type="page"/>
      </w:r>
      <w:r w:rsidR="00517259"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lastRenderedPageBreak/>
        <w:t>2.4</w:t>
      </w:r>
      <w:r w:rsidR="00CA42F0"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>.1</w:t>
      </w:r>
      <w:r w:rsidR="00517259"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t xml:space="preserve"> Tabela de Comparação</w:t>
      </w:r>
    </w:p>
    <w:p w14:paraId="56042AAC" w14:textId="4B89029D" w:rsidR="00B401FB" w:rsidRPr="001974B6" w:rsidRDefault="00517259" w:rsidP="001974B6">
      <w:pPr>
        <w:spacing w:before="120" w:after="0" w:line="240" w:lineRule="auto"/>
        <w:ind w:firstLine="709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>Diante da diversidade de dispositivos IoT disponíveis no mercado</w:t>
      </w:r>
      <w:r w:rsidR="0054288F" w:rsidRPr="001974B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verifica-se a necessidade d</w:t>
      </w:r>
      <w:r w:rsidR="00B401FB" w:rsidRPr="001974B6">
        <w:rPr>
          <w:rFonts w:ascii="Times" w:eastAsia="Times New Roman" w:hAnsi="Times" w:cs="Times New Roman"/>
          <w:sz w:val="24"/>
          <w:szCs w:val="24"/>
          <w:lang w:eastAsia="pt-BR"/>
        </w:rPr>
        <w:t>e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realiza</w:t>
      </w:r>
      <w:r w:rsidR="00B401FB" w:rsidRPr="001974B6">
        <w:rPr>
          <w:rFonts w:ascii="Times" w:eastAsia="Times New Roman" w:hAnsi="Times" w:cs="Times New Roman"/>
          <w:sz w:val="24"/>
          <w:szCs w:val="24"/>
          <w:lang w:eastAsia="pt-BR"/>
        </w:rPr>
        <w:t>r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um levantamento </w:t>
      </w:r>
      <w:r w:rsidR="00B401FB" w:rsidRPr="001974B6">
        <w:rPr>
          <w:rFonts w:ascii="Times" w:eastAsia="Times New Roman" w:hAnsi="Times" w:cs="Times New Roman"/>
          <w:sz w:val="24"/>
          <w:szCs w:val="24"/>
          <w:lang w:eastAsia="pt-BR"/>
        </w:rPr>
        <w:t>de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informações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relevantes </w:t>
      </w:r>
      <w:r w:rsidR="00B401FB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sobre as 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>placas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de interesse para o </w:t>
      </w:r>
      <w:r w:rsidR="0054288F" w:rsidRPr="001974B6">
        <w:rPr>
          <w:rFonts w:ascii="Times" w:eastAsia="Times New Roman" w:hAnsi="Times" w:cs="Times New Roman"/>
          <w:sz w:val="24"/>
          <w:szCs w:val="24"/>
          <w:lang w:eastAsia="pt-BR"/>
        </w:rPr>
        <w:t>trabalho</w:t>
      </w:r>
      <w:r w:rsidR="00220DA1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. </w:t>
      </w:r>
    </w:p>
    <w:p w14:paraId="593FD6D7" w14:textId="26A93B23" w:rsidR="00517259" w:rsidRDefault="00B401FB" w:rsidP="001974B6">
      <w:pPr>
        <w:spacing w:before="120" w:after="0" w:line="240" w:lineRule="auto"/>
        <w:ind w:firstLine="709"/>
        <w:jc w:val="both"/>
        <w:rPr>
          <w:rFonts w:ascii="Times" w:hAnsi="Times" w:cs="Times"/>
          <w:sz w:val="24"/>
          <w:szCs w:val="24"/>
          <w:shd w:val="clear" w:color="auto" w:fill="FFFFFF"/>
        </w:rPr>
      </w:pP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>Para esse comparativo</w:t>
      </w:r>
      <w:r w:rsidR="001974B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f</w:t>
      </w:r>
      <w:r w:rsidR="00220DA1" w:rsidRPr="001974B6">
        <w:rPr>
          <w:rFonts w:ascii="Times" w:eastAsia="Times New Roman" w:hAnsi="Times" w:cs="Times New Roman"/>
          <w:sz w:val="24"/>
          <w:szCs w:val="24"/>
          <w:lang w:eastAsia="pt-BR"/>
        </w:rPr>
        <w:t>oi</w:t>
      </w:r>
      <w:r w:rsidR="00517259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tomado como base 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>a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s informações contidas no 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trabalho </w:t>
      </w:r>
      <w:r w:rsidR="00517259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de </w:t>
      </w:r>
      <w:r w:rsidR="00946F62">
        <w:rPr>
          <w:rFonts w:ascii="Times New Roman" w:eastAsia="Times New Roman" w:hAnsi="Times New Roman" w:cs="Times New Roman"/>
          <w:sz w:val="24"/>
          <w:szCs w:val="24"/>
        </w:rPr>
        <w:t>P</w:t>
      </w:r>
      <w:r w:rsidR="00946F62" w:rsidRPr="00946F62">
        <w:rPr>
          <w:rFonts w:ascii="Times New Roman" w:eastAsia="Times New Roman" w:hAnsi="Times New Roman" w:cs="Times New Roman"/>
          <w:sz w:val="24"/>
          <w:szCs w:val="24"/>
        </w:rPr>
        <w:t>atnaikuni</w:t>
      </w:r>
      <w:r w:rsidR="00946F62" w:rsidRPr="001974B6">
        <w:rPr>
          <w:rFonts w:ascii="Times" w:hAnsi="Times" w:cs="Times"/>
          <w:sz w:val="24"/>
          <w:szCs w:val="24"/>
          <w:shd w:val="clear" w:color="auto" w:fill="FFFFFF"/>
        </w:rPr>
        <w:t xml:space="preserve"> </w:t>
      </w:r>
      <w:r w:rsidR="00517259" w:rsidRPr="001974B6">
        <w:rPr>
          <w:rFonts w:ascii="Times" w:hAnsi="Times" w:cs="Times"/>
          <w:sz w:val="24"/>
          <w:szCs w:val="24"/>
          <w:shd w:val="clear" w:color="auto" w:fill="FFFFFF"/>
        </w:rPr>
        <w:t>(2017</w:t>
      </w:r>
      <w:r w:rsidRPr="001974B6">
        <w:rPr>
          <w:rFonts w:ascii="Times" w:hAnsi="Times" w:cs="Times"/>
          <w:sz w:val="24"/>
          <w:szCs w:val="24"/>
          <w:shd w:val="clear" w:color="auto" w:fill="FFFFFF"/>
        </w:rPr>
        <w:t>)</w:t>
      </w:r>
      <w:r w:rsidR="00A30FAD" w:rsidRPr="001974B6">
        <w:rPr>
          <w:rFonts w:ascii="Times" w:hAnsi="Times" w:cs="Times"/>
          <w:sz w:val="24"/>
          <w:szCs w:val="24"/>
          <w:shd w:val="clear" w:color="auto" w:fill="FFFFFF"/>
        </w:rPr>
        <w:t xml:space="preserve">, </w:t>
      </w:r>
      <w:r w:rsidRPr="001974B6">
        <w:rPr>
          <w:rFonts w:ascii="Times" w:hAnsi="Times" w:cs="Times"/>
          <w:sz w:val="24"/>
          <w:szCs w:val="24"/>
          <w:shd w:val="clear" w:color="auto" w:fill="FFFFFF"/>
        </w:rPr>
        <w:t xml:space="preserve">sendo atualizadas conforme a necessidade </w:t>
      </w:r>
      <w:r w:rsidR="00A30FAD" w:rsidRPr="001974B6">
        <w:rPr>
          <w:rFonts w:ascii="Times" w:hAnsi="Times" w:cs="Times"/>
          <w:sz w:val="24"/>
          <w:szCs w:val="24"/>
          <w:shd w:val="clear" w:color="auto" w:fill="FFFFFF"/>
        </w:rPr>
        <w:t xml:space="preserve">e </w:t>
      </w:r>
      <w:r w:rsidR="00517259" w:rsidRPr="001974B6">
        <w:rPr>
          <w:rFonts w:ascii="Times" w:hAnsi="Times" w:cs="Times"/>
          <w:sz w:val="24"/>
          <w:szCs w:val="24"/>
          <w:shd w:val="clear" w:color="auto" w:fill="FFFFFF"/>
        </w:rPr>
        <w:t>de acordo com a</w:t>
      </w:r>
      <w:r w:rsidR="00220DA1" w:rsidRPr="001974B6">
        <w:rPr>
          <w:rFonts w:ascii="Times" w:hAnsi="Times" w:cs="Times"/>
          <w:sz w:val="24"/>
          <w:szCs w:val="24"/>
          <w:shd w:val="clear" w:color="auto" w:fill="FFFFFF"/>
        </w:rPr>
        <w:t xml:space="preserve">s documentações disponíveis </w:t>
      </w:r>
      <w:r w:rsidRPr="001974B6">
        <w:rPr>
          <w:rFonts w:ascii="Times" w:hAnsi="Times" w:cs="Times"/>
          <w:sz w:val="24"/>
          <w:szCs w:val="24"/>
          <w:shd w:val="clear" w:color="auto" w:fill="FFFFFF"/>
        </w:rPr>
        <w:t xml:space="preserve">nos sites </w:t>
      </w:r>
      <w:r w:rsidR="00517259" w:rsidRPr="001974B6">
        <w:rPr>
          <w:rFonts w:ascii="Times" w:hAnsi="Times" w:cs="Times"/>
          <w:sz w:val="24"/>
          <w:szCs w:val="24"/>
          <w:shd w:val="clear" w:color="auto" w:fill="FFFFFF"/>
        </w:rPr>
        <w:t>das respectivas fabricantes</w:t>
      </w:r>
      <w:r w:rsidR="00CF5ACD">
        <w:rPr>
          <w:rFonts w:ascii="Times" w:hAnsi="Times" w:cs="Times"/>
          <w:sz w:val="24"/>
          <w:szCs w:val="24"/>
          <w:shd w:val="clear" w:color="auto" w:fill="FFFFFF"/>
        </w:rPr>
        <w:t xml:space="preserve"> </w:t>
      </w:r>
      <w:r w:rsidR="00CF5ACD" w:rsidRPr="0097477F">
        <w:rPr>
          <w:rFonts w:ascii="Times" w:hAnsi="Times" w:cs="Times"/>
          <w:sz w:val="24"/>
          <w:szCs w:val="24"/>
          <w:shd w:val="clear" w:color="auto" w:fill="FFFFFF"/>
        </w:rPr>
        <w:t>(ARDUINO</w:t>
      </w:r>
      <w:r w:rsidR="00D7696B" w:rsidRPr="0097477F">
        <w:rPr>
          <w:rFonts w:ascii="Times" w:hAnsi="Times" w:cs="Times"/>
          <w:sz w:val="24"/>
          <w:szCs w:val="24"/>
          <w:shd w:val="clear" w:color="auto" w:fill="FFFFFF"/>
        </w:rPr>
        <w:t>,</w:t>
      </w:r>
      <w:r w:rsidR="00CF5ACD" w:rsidRPr="0097477F">
        <w:rPr>
          <w:rFonts w:ascii="Times" w:hAnsi="Times" w:cs="Times"/>
          <w:sz w:val="24"/>
          <w:szCs w:val="24"/>
          <w:shd w:val="clear" w:color="auto" w:fill="FFFFFF"/>
        </w:rPr>
        <w:t xml:space="preserve"> 2025</w:t>
      </w:r>
      <w:r w:rsidR="00D7696B" w:rsidRPr="0097477F">
        <w:rPr>
          <w:rFonts w:ascii="Times" w:hAnsi="Times" w:cs="Times"/>
          <w:sz w:val="24"/>
          <w:szCs w:val="24"/>
          <w:shd w:val="clear" w:color="auto" w:fill="FFFFFF"/>
        </w:rPr>
        <w:t xml:space="preserve">; </w:t>
      </w:r>
      <w:r w:rsidR="00CF5ACD" w:rsidRPr="0097477F">
        <w:rPr>
          <w:rFonts w:ascii="Times" w:hAnsi="Times" w:cs="Times"/>
          <w:sz w:val="24"/>
          <w:szCs w:val="24"/>
          <w:shd w:val="clear" w:color="auto" w:fill="FFFFFF"/>
        </w:rPr>
        <w:t>ESPRESSIF</w:t>
      </w:r>
      <w:r w:rsidR="00D7696B" w:rsidRPr="0097477F">
        <w:rPr>
          <w:rFonts w:ascii="Times" w:hAnsi="Times" w:cs="Times"/>
          <w:sz w:val="24"/>
          <w:szCs w:val="24"/>
          <w:shd w:val="clear" w:color="auto" w:fill="FFFFFF"/>
        </w:rPr>
        <w:t>,</w:t>
      </w:r>
      <w:r w:rsidR="00CF5ACD" w:rsidRPr="0097477F">
        <w:rPr>
          <w:rFonts w:ascii="Times" w:hAnsi="Times" w:cs="Times"/>
          <w:sz w:val="24"/>
          <w:szCs w:val="24"/>
          <w:shd w:val="clear" w:color="auto" w:fill="FFFFFF"/>
        </w:rPr>
        <w:t xml:space="preserve"> 2025</w:t>
      </w:r>
      <w:r w:rsidR="00D7696B" w:rsidRPr="0097477F">
        <w:rPr>
          <w:rFonts w:ascii="Times" w:hAnsi="Times" w:cs="Times"/>
          <w:sz w:val="24"/>
          <w:szCs w:val="24"/>
          <w:shd w:val="clear" w:color="auto" w:fill="FFFFFF"/>
        </w:rPr>
        <w:t xml:space="preserve">; </w:t>
      </w:r>
      <w:r w:rsidR="00CF5ACD" w:rsidRPr="0097477F">
        <w:rPr>
          <w:rFonts w:ascii="Times" w:hAnsi="Times" w:cs="Times"/>
          <w:sz w:val="24"/>
          <w:szCs w:val="24"/>
          <w:shd w:val="clear" w:color="auto" w:fill="FFFFFF"/>
        </w:rPr>
        <w:t>RASPBERRY</w:t>
      </w:r>
      <w:r w:rsidR="00D7696B" w:rsidRPr="0097477F">
        <w:rPr>
          <w:rFonts w:ascii="Times" w:hAnsi="Times" w:cs="Times"/>
          <w:sz w:val="24"/>
          <w:szCs w:val="24"/>
          <w:shd w:val="clear" w:color="auto" w:fill="FFFFFF"/>
        </w:rPr>
        <w:t>,</w:t>
      </w:r>
      <w:r w:rsidR="00CF5ACD" w:rsidRPr="0097477F">
        <w:rPr>
          <w:rFonts w:ascii="Times" w:hAnsi="Times" w:cs="Times"/>
          <w:sz w:val="24"/>
          <w:szCs w:val="24"/>
          <w:shd w:val="clear" w:color="auto" w:fill="FFFFFF"/>
        </w:rPr>
        <w:t xml:space="preserve"> 2025)</w:t>
      </w:r>
      <w:r w:rsidR="00D7696B" w:rsidRPr="0097477F">
        <w:rPr>
          <w:rFonts w:ascii="Times" w:hAnsi="Times" w:cs="Times"/>
          <w:sz w:val="24"/>
          <w:szCs w:val="24"/>
          <w:shd w:val="clear" w:color="auto" w:fill="FFFFFF"/>
        </w:rPr>
        <w:t>.</w:t>
      </w:r>
    </w:p>
    <w:p w14:paraId="7055B667" w14:textId="77777777" w:rsidR="001974B6" w:rsidRPr="001974B6" w:rsidRDefault="001974B6" w:rsidP="001974B6">
      <w:pPr>
        <w:spacing w:before="120" w:after="0" w:line="240" w:lineRule="auto"/>
        <w:jc w:val="both"/>
        <w:rPr>
          <w:rFonts w:ascii="Times" w:eastAsia="Times New Roman" w:hAnsi="Times" w:cs="Times New Roman"/>
          <w:color w:val="47D459" w:themeColor="accent3" w:themeTint="99"/>
          <w:sz w:val="24"/>
          <w:szCs w:val="24"/>
          <w:lang w:eastAsia="pt-BR"/>
        </w:rPr>
      </w:pPr>
    </w:p>
    <w:p w14:paraId="2703216A" w14:textId="196B7A37" w:rsidR="00B401FB" w:rsidRPr="00220DA1" w:rsidRDefault="00B401FB" w:rsidP="00B401FB">
      <w:pPr>
        <w:spacing w:line="360" w:lineRule="auto"/>
        <w:ind w:firstLine="708"/>
        <w:jc w:val="center"/>
        <w:rPr>
          <w:rFonts w:ascii="Times" w:hAnsi="Times" w:cs="Times"/>
          <w:sz w:val="22"/>
          <w:szCs w:val="22"/>
          <w:shd w:val="clear" w:color="auto" w:fill="FFFFFF"/>
        </w:rPr>
      </w:pPr>
      <w:r>
        <w:rPr>
          <w:rFonts w:ascii="Times" w:hAnsi="Times" w:cs="Times"/>
          <w:sz w:val="22"/>
          <w:szCs w:val="22"/>
          <w:shd w:val="clear" w:color="auto" w:fill="FFFFFF"/>
        </w:rPr>
        <w:t xml:space="preserve">Tabela 1: Comparativo entre </w:t>
      </w:r>
      <w:r w:rsidR="008D0F77">
        <w:rPr>
          <w:rFonts w:ascii="Times" w:hAnsi="Times" w:cs="Times"/>
          <w:sz w:val="22"/>
          <w:szCs w:val="22"/>
          <w:shd w:val="clear" w:color="auto" w:fill="FFFFFF"/>
        </w:rPr>
        <w:t>PCB’s</w:t>
      </w:r>
      <w:r w:rsidR="001974B6">
        <w:rPr>
          <w:rFonts w:ascii="Times" w:hAnsi="Times" w:cs="Times"/>
          <w:sz w:val="22"/>
          <w:szCs w:val="22"/>
          <w:shd w:val="clear" w:color="auto" w:fill="FFFFFF"/>
        </w:rPr>
        <w:t>.</w:t>
      </w:r>
    </w:p>
    <w:tbl>
      <w:tblPr>
        <w:tblStyle w:val="Tabelacomgrade"/>
        <w:tblW w:w="8931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423"/>
        <w:gridCol w:w="1417"/>
        <w:gridCol w:w="1134"/>
        <w:gridCol w:w="1134"/>
        <w:gridCol w:w="1276"/>
        <w:gridCol w:w="1276"/>
      </w:tblGrid>
      <w:tr w:rsidR="004507D0" w14:paraId="0E3C0388" w14:textId="77777777" w:rsidTr="001974B6">
        <w:trPr>
          <w:jc w:val="center"/>
        </w:trPr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C407D0" w14:textId="77777777" w:rsidR="00517259" w:rsidRDefault="00517259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 New Roman"/>
                <w:lang w:eastAsia="pt-BR"/>
              </w:rPr>
            </w:pPr>
          </w:p>
        </w:tc>
        <w:tc>
          <w:tcPr>
            <w:tcW w:w="1423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556C8948" w14:textId="77777777" w:rsidR="00517259" w:rsidRPr="00C266FB" w:rsidRDefault="00517259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 New Roman"/>
                <w:b/>
                <w:bCs/>
                <w:lang w:eastAsia="pt-BR"/>
              </w:rPr>
            </w:pPr>
            <w:r w:rsidRPr="00C266FB">
              <w:rPr>
                <w:rFonts w:ascii="Times" w:eastAsia="Times New Roman" w:hAnsi="Times" w:cs="Times New Roman"/>
                <w:b/>
                <w:bCs/>
                <w:lang w:eastAsia="pt-BR"/>
              </w:rPr>
              <w:t>Arduino</w:t>
            </w:r>
          </w:p>
          <w:p w14:paraId="3FDB7D60" w14:textId="77777777" w:rsidR="00517259" w:rsidRPr="00C266FB" w:rsidRDefault="00517259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 New Roman"/>
                <w:b/>
                <w:bCs/>
                <w:lang w:eastAsia="pt-BR"/>
              </w:rPr>
            </w:pPr>
            <w:r w:rsidRPr="00C266FB">
              <w:rPr>
                <w:rFonts w:ascii="Times" w:eastAsia="Times New Roman" w:hAnsi="Times" w:cs="Times New Roman"/>
                <w:b/>
                <w:bCs/>
                <w:lang w:eastAsia="pt-BR"/>
              </w:rPr>
              <w:t xml:space="preserve"> Nano</w:t>
            </w:r>
          </w:p>
        </w:tc>
        <w:tc>
          <w:tcPr>
            <w:tcW w:w="1417" w:type="dxa"/>
            <w:shd w:val="clear" w:color="auto" w:fill="E8E8E8" w:themeFill="background2"/>
          </w:tcPr>
          <w:p w14:paraId="6265AD21" w14:textId="77777777" w:rsidR="00517259" w:rsidRPr="00C266FB" w:rsidRDefault="00517259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"/>
                <w:b/>
                <w:bCs/>
                <w:lang w:eastAsia="pt-BR"/>
              </w:rPr>
            </w:pPr>
            <w:r w:rsidRPr="00C266FB">
              <w:rPr>
                <w:rFonts w:ascii="Times" w:eastAsia="Times New Roman" w:hAnsi="Times" w:cs="Times"/>
                <w:b/>
                <w:bCs/>
                <w:lang w:eastAsia="pt-BR"/>
              </w:rPr>
              <w:t xml:space="preserve">Arduino </w:t>
            </w:r>
          </w:p>
          <w:p w14:paraId="71AFC259" w14:textId="77777777" w:rsidR="00517259" w:rsidRPr="00C266FB" w:rsidRDefault="00517259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"/>
                <w:b/>
                <w:bCs/>
                <w:lang w:eastAsia="pt-BR"/>
              </w:rPr>
            </w:pPr>
            <w:r w:rsidRPr="00C266FB">
              <w:rPr>
                <w:rFonts w:ascii="Times" w:eastAsia="Times New Roman" w:hAnsi="Times" w:cs="Times"/>
                <w:b/>
                <w:bCs/>
                <w:lang w:eastAsia="pt-BR"/>
              </w:rPr>
              <w:t>Uno R3</w:t>
            </w:r>
          </w:p>
        </w:tc>
        <w:tc>
          <w:tcPr>
            <w:tcW w:w="1134" w:type="dxa"/>
            <w:shd w:val="clear" w:color="auto" w:fill="E8E8E8" w:themeFill="background2"/>
          </w:tcPr>
          <w:p w14:paraId="1BF87440" w14:textId="077E77DD" w:rsidR="00517259" w:rsidRPr="004507D0" w:rsidRDefault="00517259" w:rsidP="00676B61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 New Roman"/>
                <w:b/>
                <w:bCs/>
                <w:lang w:eastAsia="pt-BR"/>
              </w:rPr>
            </w:pPr>
            <w:r w:rsidRPr="00CC7D7E">
              <w:rPr>
                <w:rFonts w:ascii="Times" w:eastAsia="Times New Roman" w:hAnsi="Times" w:cs="Times New Roman"/>
                <w:b/>
                <w:bCs/>
                <w:lang w:eastAsia="pt-BR"/>
              </w:rPr>
              <w:t>ESP</w:t>
            </w:r>
            <w:r w:rsidR="00732F95" w:rsidRPr="00CC7D7E">
              <w:rPr>
                <w:rFonts w:ascii="Times" w:eastAsia="Times New Roman" w:hAnsi="Times" w:cs="Times New Roman"/>
                <w:b/>
                <w:bCs/>
                <w:lang w:eastAsia="pt-BR"/>
              </w:rPr>
              <w:t xml:space="preserve"> </w:t>
            </w:r>
            <w:r w:rsidRPr="00CC7D7E">
              <w:rPr>
                <w:rFonts w:ascii="Times" w:eastAsia="Times New Roman" w:hAnsi="Times" w:cs="Times New Roman"/>
                <w:b/>
                <w:bCs/>
                <w:lang w:eastAsia="pt-BR"/>
              </w:rPr>
              <w:t>32</w:t>
            </w:r>
            <w:r w:rsidR="00732F95" w:rsidRPr="00CC7D7E">
              <w:rPr>
                <w:rFonts w:ascii="Times" w:eastAsia="Times New Roman" w:hAnsi="Times" w:cs="Times New Roman"/>
                <w:b/>
                <w:bCs/>
                <w:lang w:eastAsia="pt-BR"/>
              </w:rPr>
              <w:t>S</w:t>
            </w:r>
            <w:r w:rsidR="00104623" w:rsidRPr="00CC7D7E">
              <w:rPr>
                <w:rFonts w:ascii="Times" w:eastAsia="Times New Roman" w:hAnsi="Times" w:cs="Times New Roman"/>
                <w:b/>
                <w:bCs/>
                <w:lang w:eastAsia="pt-BR"/>
              </w:rPr>
              <w:t>-CAM</w:t>
            </w:r>
          </w:p>
        </w:tc>
        <w:tc>
          <w:tcPr>
            <w:tcW w:w="1134" w:type="dxa"/>
            <w:shd w:val="clear" w:color="auto" w:fill="E8E8E8" w:themeFill="background2"/>
          </w:tcPr>
          <w:p w14:paraId="34198308" w14:textId="475A1420" w:rsidR="00517259" w:rsidRPr="00C266FB" w:rsidRDefault="00517259" w:rsidP="00676B61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 New Roman"/>
                <w:b/>
                <w:bCs/>
                <w:lang w:eastAsia="pt-BR"/>
              </w:rPr>
            </w:pPr>
            <w:r w:rsidRPr="00C266FB">
              <w:rPr>
                <w:rFonts w:ascii="Times" w:eastAsia="Times New Roman" w:hAnsi="Times" w:cs="Times New Roman"/>
                <w:b/>
                <w:bCs/>
                <w:lang w:eastAsia="pt-BR"/>
              </w:rPr>
              <w:t>ESP8266</w:t>
            </w:r>
            <w:r w:rsidR="0069585A">
              <w:rPr>
                <w:rFonts w:ascii="Times" w:eastAsia="Times New Roman" w:hAnsi="Times" w:cs="Times New Roman"/>
                <w:b/>
                <w:bCs/>
                <w:lang w:eastAsia="pt-BR"/>
              </w:rPr>
              <w:t>-12</w:t>
            </w:r>
          </w:p>
        </w:tc>
        <w:tc>
          <w:tcPr>
            <w:tcW w:w="1276" w:type="dxa"/>
            <w:shd w:val="clear" w:color="auto" w:fill="E8E8E8" w:themeFill="background2"/>
          </w:tcPr>
          <w:p w14:paraId="51C4A04C" w14:textId="77777777" w:rsidR="00517259" w:rsidRPr="00C266FB" w:rsidRDefault="00517259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 New Roman"/>
                <w:b/>
                <w:bCs/>
                <w:lang w:eastAsia="pt-BR"/>
              </w:rPr>
            </w:pPr>
            <w:r w:rsidRPr="00C266FB">
              <w:rPr>
                <w:rFonts w:ascii="Times" w:eastAsia="Times New Roman" w:hAnsi="Times" w:cs="Times New Roman"/>
                <w:b/>
                <w:bCs/>
                <w:lang w:eastAsia="pt-BR"/>
              </w:rPr>
              <w:t xml:space="preserve">Raspberry </w:t>
            </w:r>
          </w:p>
          <w:p w14:paraId="7F466E01" w14:textId="2F5CA871" w:rsidR="00517259" w:rsidRPr="00C266FB" w:rsidRDefault="00517259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 New Roman"/>
                <w:b/>
                <w:bCs/>
                <w:lang w:eastAsia="pt-BR"/>
              </w:rPr>
            </w:pPr>
            <w:r w:rsidRPr="00C266FB">
              <w:rPr>
                <w:rFonts w:ascii="Times" w:eastAsia="Times New Roman" w:hAnsi="Times" w:cs="Times New Roman"/>
                <w:b/>
                <w:bCs/>
                <w:lang w:eastAsia="pt-BR"/>
              </w:rPr>
              <w:t>Zero</w:t>
            </w:r>
            <w:r w:rsidR="00781164">
              <w:rPr>
                <w:rFonts w:ascii="Times" w:eastAsia="Times New Roman" w:hAnsi="Times" w:cs="Times New Roman"/>
                <w:b/>
                <w:bCs/>
                <w:lang w:eastAsia="pt-BR"/>
              </w:rPr>
              <w:t xml:space="preserve"> 2w</w:t>
            </w:r>
          </w:p>
        </w:tc>
        <w:tc>
          <w:tcPr>
            <w:tcW w:w="1276" w:type="dxa"/>
            <w:shd w:val="clear" w:color="auto" w:fill="E8E8E8" w:themeFill="background2"/>
          </w:tcPr>
          <w:p w14:paraId="4BF719DE" w14:textId="77777777" w:rsidR="00517259" w:rsidRPr="00C266FB" w:rsidRDefault="00517259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 New Roman"/>
                <w:b/>
                <w:bCs/>
                <w:lang w:eastAsia="pt-BR"/>
              </w:rPr>
            </w:pPr>
            <w:r w:rsidRPr="00C266FB">
              <w:rPr>
                <w:rFonts w:ascii="Times" w:eastAsia="Times New Roman" w:hAnsi="Times" w:cs="Times New Roman"/>
                <w:b/>
                <w:bCs/>
                <w:lang w:eastAsia="pt-BR"/>
              </w:rPr>
              <w:t>Raspberry</w:t>
            </w:r>
          </w:p>
          <w:p w14:paraId="61A83D14" w14:textId="65623EEF" w:rsidR="00517259" w:rsidRPr="00C266FB" w:rsidRDefault="00517259">
            <w:pPr>
              <w:tabs>
                <w:tab w:val="left" w:pos="720"/>
              </w:tabs>
              <w:spacing w:before="120" w:line="276" w:lineRule="auto"/>
              <w:jc w:val="both"/>
              <w:rPr>
                <w:rFonts w:ascii="Times" w:eastAsia="Times New Roman" w:hAnsi="Times" w:cs="Times New Roman"/>
                <w:b/>
                <w:bCs/>
                <w:lang w:eastAsia="pt-BR"/>
              </w:rPr>
            </w:pPr>
            <w:r w:rsidRPr="00C266FB">
              <w:rPr>
                <w:rFonts w:ascii="Times" w:eastAsia="Times New Roman" w:hAnsi="Times" w:cs="Times New Roman"/>
                <w:b/>
                <w:bCs/>
                <w:lang w:eastAsia="pt-BR"/>
              </w:rPr>
              <w:t>Pi 3</w:t>
            </w:r>
            <w:r w:rsidR="00661BCF">
              <w:rPr>
                <w:rFonts w:ascii="Times" w:eastAsia="Times New Roman" w:hAnsi="Times" w:cs="Times New Roman"/>
                <w:b/>
                <w:bCs/>
                <w:lang w:eastAsia="pt-BR"/>
              </w:rPr>
              <w:t xml:space="preserve"> B+</w:t>
            </w:r>
          </w:p>
        </w:tc>
      </w:tr>
      <w:tr w:rsidR="006715E9" w14:paraId="1A64910B" w14:textId="77777777" w:rsidTr="001974B6">
        <w:trPr>
          <w:jc w:val="center"/>
        </w:trPr>
        <w:tc>
          <w:tcPr>
            <w:tcW w:w="1271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2F603506" w14:textId="77777777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CPU</w:t>
            </w:r>
          </w:p>
        </w:tc>
        <w:tc>
          <w:tcPr>
            <w:tcW w:w="1423" w:type="dxa"/>
            <w:vAlign w:val="center"/>
          </w:tcPr>
          <w:p w14:paraId="7677D679" w14:textId="77777777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ATmega328</w:t>
            </w:r>
          </w:p>
          <w:p w14:paraId="18DEFF00" w14:textId="20E770B8" w:rsidR="006715E9" w:rsidRPr="00C266FB" w:rsidRDefault="006715E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color w:val="FFC000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16 MHz</w:t>
            </w:r>
          </w:p>
        </w:tc>
        <w:tc>
          <w:tcPr>
            <w:tcW w:w="1417" w:type="dxa"/>
            <w:vAlign w:val="center"/>
          </w:tcPr>
          <w:p w14:paraId="39375A6C" w14:textId="77777777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ATmega328</w:t>
            </w:r>
          </w:p>
          <w:p w14:paraId="3DE951FB" w14:textId="13B0CDAE" w:rsidR="006715E9" w:rsidRPr="006715E9" w:rsidRDefault="006715E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16 MHz</w:t>
            </w:r>
          </w:p>
        </w:tc>
        <w:tc>
          <w:tcPr>
            <w:tcW w:w="1134" w:type="dxa"/>
            <w:vAlign w:val="center"/>
          </w:tcPr>
          <w:p w14:paraId="24128073" w14:textId="77777777" w:rsidR="006715E9" w:rsidRDefault="00517259" w:rsidP="004507D0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LX</w:t>
            </w:r>
            <w:r w:rsidR="004507D0" w:rsidRPr="004507D0">
              <w:rPr>
                <w:rFonts w:ascii="Times" w:eastAsia="Times New Roman" w:hAnsi="Times" w:cs="Times New Roman"/>
                <w:lang w:eastAsia="pt-BR"/>
              </w:rPr>
              <w:t xml:space="preserve">6 </w:t>
            </w:r>
          </w:p>
          <w:p w14:paraId="3377365D" w14:textId="02482079" w:rsidR="00517259" w:rsidRPr="004507D0" w:rsidRDefault="00517259" w:rsidP="004507D0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32-bit</w:t>
            </w:r>
          </w:p>
          <w:p w14:paraId="4566B339" w14:textId="095488A6" w:rsidR="004507D0" w:rsidRPr="004507D0" w:rsidRDefault="004507D0" w:rsidP="004507D0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240 MHz</w:t>
            </w:r>
          </w:p>
        </w:tc>
        <w:tc>
          <w:tcPr>
            <w:tcW w:w="1134" w:type="dxa"/>
            <w:vAlign w:val="center"/>
          </w:tcPr>
          <w:p w14:paraId="6825840F" w14:textId="77777777" w:rsid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 xml:space="preserve">L106 </w:t>
            </w:r>
          </w:p>
          <w:p w14:paraId="4810DA06" w14:textId="7991C452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32-bit</w:t>
            </w:r>
          </w:p>
          <w:p w14:paraId="0FF66FD2" w14:textId="27227987" w:rsidR="0069585A" w:rsidRPr="004507D0" w:rsidRDefault="0069585A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160MHz</w:t>
            </w:r>
          </w:p>
        </w:tc>
        <w:tc>
          <w:tcPr>
            <w:tcW w:w="1276" w:type="dxa"/>
            <w:vAlign w:val="center"/>
          </w:tcPr>
          <w:p w14:paraId="64D71AAB" w14:textId="224C62AC" w:rsidR="00517259" w:rsidRPr="004507D0" w:rsidRDefault="006C599C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Quad-core</w:t>
            </w:r>
          </w:p>
          <w:p w14:paraId="1BB14C3C" w14:textId="77777777" w:rsidR="006C599C" w:rsidRPr="004507D0" w:rsidRDefault="006C599C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 xml:space="preserve">64 - Bit </w:t>
            </w:r>
          </w:p>
          <w:p w14:paraId="7C2C8428" w14:textId="68082646" w:rsidR="00781164" w:rsidRPr="004507D0" w:rsidRDefault="00781164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1 GHz</w:t>
            </w:r>
          </w:p>
        </w:tc>
        <w:tc>
          <w:tcPr>
            <w:tcW w:w="1276" w:type="dxa"/>
            <w:vAlign w:val="center"/>
          </w:tcPr>
          <w:p w14:paraId="26E321C2" w14:textId="522C2D49" w:rsidR="006C599C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Quad</w:t>
            </w:r>
            <w:r w:rsidR="006C599C" w:rsidRPr="004507D0">
              <w:rPr>
                <w:rFonts w:ascii="Times" w:eastAsia="Times New Roman" w:hAnsi="Times" w:cs="Times New Roman"/>
                <w:lang w:eastAsia="pt-BR"/>
              </w:rPr>
              <w:t>-c</w:t>
            </w:r>
            <w:r w:rsidRPr="004507D0">
              <w:rPr>
                <w:rFonts w:ascii="Times" w:eastAsia="Times New Roman" w:hAnsi="Times" w:cs="Times New Roman"/>
                <w:lang w:eastAsia="pt-BR"/>
              </w:rPr>
              <w:t>ore</w:t>
            </w:r>
          </w:p>
          <w:p w14:paraId="33575D37" w14:textId="1DC2601E" w:rsidR="006C599C" w:rsidRPr="004507D0" w:rsidRDefault="006C599C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64 - Bit</w:t>
            </w:r>
            <w:r w:rsidR="00517259" w:rsidRPr="004507D0">
              <w:rPr>
                <w:rFonts w:ascii="Times" w:eastAsia="Times New Roman" w:hAnsi="Times" w:cs="Times New Roman"/>
                <w:lang w:eastAsia="pt-BR"/>
              </w:rPr>
              <w:t xml:space="preserve">  </w:t>
            </w:r>
          </w:p>
          <w:p w14:paraId="52D6ED90" w14:textId="6F27FBBF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1</w:t>
            </w:r>
            <w:r w:rsidR="00661BCF" w:rsidRPr="004507D0">
              <w:rPr>
                <w:rFonts w:ascii="Times" w:eastAsia="Times New Roman" w:hAnsi="Times" w:cs="Times New Roman"/>
                <w:lang w:eastAsia="pt-BR"/>
              </w:rPr>
              <w:t>.4</w:t>
            </w:r>
            <w:r w:rsidRPr="004507D0">
              <w:rPr>
                <w:rFonts w:ascii="Times" w:eastAsia="Times New Roman" w:hAnsi="Times" w:cs="Times New Roman"/>
                <w:lang w:eastAsia="pt-BR"/>
              </w:rPr>
              <w:t xml:space="preserve"> GHz</w:t>
            </w:r>
          </w:p>
        </w:tc>
      </w:tr>
      <w:tr w:rsidR="006715E9" w14:paraId="1EC22944" w14:textId="77777777" w:rsidTr="001974B6">
        <w:trPr>
          <w:jc w:val="center"/>
        </w:trPr>
        <w:tc>
          <w:tcPr>
            <w:tcW w:w="1271" w:type="dxa"/>
            <w:shd w:val="clear" w:color="auto" w:fill="E8E8E8" w:themeFill="background2"/>
            <w:vAlign w:val="center"/>
          </w:tcPr>
          <w:p w14:paraId="1F1D23C5" w14:textId="77777777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RAM</w:t>
            </w:r>
          </w:p>
        </w:tc>
        <w:tc>
          <w:tcPr>
            <w:tcW w:w="1423" w:type="dxa"/>
            <w:vAlign w:val="center"/>
          </w:tcPr>
          <w:p w14:paraId="3BF20F10" w14:textId="7257BFFB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2</w:t>
            </w:r>
            <w:r w:rsidR="006715E9">
              <w:rPr>
                <w:rFonts w:ascii="Times" w:eastAsia="Times New Roman" w:hAnsi="Times" w:cs="Times New Roman"/>
                <w:lang w:eastAsia="pt-BR"/>
              </w:rPr>
              <w:t xml:space="preserve"> K</w:t>
            </w:r>
            <w:r w:rsidRPr="006715E9">
              <w:rPr>
                <w:rFonts w:ascii="Times" w:eastAsia="Times New Roman" w:hAnsi="Times" w:cs="Times New Roman"/>
                <w:lang w:eastAsia="pt-BR"/>
              </w:rPr>
              <w:t>b</w:t>
            </w:r>
          </w:p>
        </w:tc>
        <w:tc>
          <w:tcPr>
            <w:tcW w:w="1417" w:type="dxa"/>
            <w:vAlign w:val="center"/>
          </w:tcPr>
          <w:p w14:paraId="5038B220" w14:textId="458EEEDD" w:rsidR="00517259" w:rsidRPr="006715E9" w:rsidRDefault="006715E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2</w:t>
            </w:r>
            <w:r w:rsidR="00517259" w:rsidRPr="006715E9">
              <w:rPr>
                <w:rFonts w:ascii="Times" w:eastAsia="Times New Roman" w:hAnsi="Times" w:cs="Times New Roman"/>
                <w:lang w:eastAsia="pt-BR"/>
              </w:rPr>
              <w:t xml:space="preserve"> </w:t>
            </w:r>
            <w:r w:rsidRPr="006715E9">
              <w:rPr>
                <w:rFonts w:ascii="Times" w:eastAsia="Times New Roman" w:hAnsi="Times" w:cs="Times New Roman"/>
                <w:lang w:eastAsia="pt-BR"/>
              </w:rPr>
              <w:t>K</w:t>
            </w:r>
            <w:r w:rsidR="00517259" w:rsidRPr="006715E9">
              <w:rPr>
                <w:rFonts w:ascii="Times" w:eastAsia="Times New Roman" w:hAnsi="Times" w:cs="Times New Roman"/>
                <w:lang w:eastAsia="pt-BR"/>
              </w:rPr>
              <w:t>b</w:t>
            </w:r>
          </w:p>
        </w:tc>
        <w:tc>
          <w:tcPr>
            <w:tcW w:w="1134" w:type="dxa"/>
            <w:vAlign w:val="center"/>
          </w:tcPr>
          <w:p w14:paraId="2A16633F" w14:textId="7F7925AA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520</w:t>
            </w:r>
            <w:r w:rsidR="004507D0" w:rsidRPr="004507D0">
              <w:rPr>
                <w:rFonts w:ascii="Times" w:eastAsia="Times New Roman" w:hAnsi="Times" w:cs="Times New Roman"/>
                <w:lang w:eastAsia="pt-BR"/>
              </w:rPr>
              <w:t xml:space="preserve"> K</w:t>
            </w:r>
            <w:r w:rsidRPr="004507D0">
              <w:rPr>
                <w:rFonts w:ascii="Times" w:eastAsia="Times New Roman" w:hAnsi="Times" w:cs="Times New Roman"/>
                <w:lang w:eastAsia="pt-BR"/>
              </w:rPr>
              <w:t>b</w:t>
            </w:r>
          </w:p>
        </w:tc>
        <w:tc>
          <w:tcPr>
            <w:tcW w:w="1134" w:type="dxa"/>
            <w:vAlign w:val="center"/>
          </w:tcPr>
          <w:p w14:paraId="37EA37C3" w14:textId="183A4AC1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50</w:t>
            </w:r>
            <w:r w:rsidR="004507D0" w:rsidRPr="004507D0">
              <w:rPr>
                <w:rFonts w:ascii="Times" w:eastAsia="Times New Roman" w:hAnsi="Times" w:cs="Times New Roman"/>
                <w:lang w:eastAsia="pt-BR"/>
              </w:rPr>
              <w:t xml:space="preserve"> </w:t>
            </w:r>
            <w:r w:rsidRPr="004507D0">
              <w:rPr>
                <w:rFonts w:ascii="Times" w:eastAsia="Times New Roman" w:hAnsi="Times" w:cs="Times New Roman"/>
                <w:lang w:eastAsia="pt-BR"/>
              </w:rPr>
              <w:t>K</w:t>
            </w:r>
            <w:r w:rsidR="004507D0" w:rsidRPr="004507D0">
              <w:rPr>
                <w:rFonts w:ascii="Times" w:eastAsia="Times New Roman" w:hAnsi="Times" w:cs="Times New Roman"/>
                <w:lang w:eastAsia="pt-BR"/>
              </w:rPr>
              <w:t>b</w:t>
            </w:r>
          </w:p>
        </w:tc>
        <w:tc>
          <w:tcPr>
            <w:tcW w:w="1276" w:type="dxa"/>
            <w:vAlign w:val="center"/>
          </w:tcPr>
          <w:p w14:paraId="02F0D833" w14:textId="77777777" w:rsidR="00517259" w:rsidRPr="004507D0" w:rsidRDefault="00781164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512 MB</w:t>
            </w:r>
          </w:p>
          <w:p w14:paraId="2F69FF72" w14:textId="3A15A60D" w:rsidR="006C599C" w:rsidRPr="004507D0" w:rsidRDefault="00661BCF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LP</w:t>
            </w:r>
            <w:r w:rsidR="006C599C" w:rsidRPr="004507D0">
              <w:rPr>
                <w:rFonts w:ascii="Times" w:eastAsia="Times New Roman" w:hAnsi="Times" w:cs="Times New Roman"/>
                <w:lang w:eastAsia="pt-BR"/>
              </w:rPr>
              <w:t>DDR2</w:t>
            </w:r>
          </w:p>
        </w:tc>
        <w:tc>
          <w:tcPr>
            <w:tcW w:w="1276" w:type="dxa"/>
            <w:vAlign w:val="center"/>
          </w:tcPr>
          <w:p w14:paraId="130A0FF8" w14:textId="77777777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1 GB</w:t>
            </w:r>
          </w:p>
          <w:p w14:paraId="10797675" w14:textId="250C608F" w:rsidR="00661BCF" w:rsidRPr="004507D0" w:rsidRDefault="00661BCF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LPDDR2</w:t>
            </w:r>
          </w:p>
        </w:tc>
      </w:tr>
      <w:tr w:rsidR="006715E9" w14:paraId="6355E1FB" w14:textId="77777777" w:rsidTr="001974B6">
        <w:trPr>
          <w:jc w:val="center"/>
        </w:trPr>
        <w:tc>
          <w:tcPr>
            <w:tcW w:w="1271" w:type="dxa"/>
            <w:shd w:val="clear" w:color="auto" w:fill="E8E8E8" w:themeFill="background2"/>
            <w:vAlign w:val="center"/>
          </w:tcPr>
          <w:p w14:paraId="19B5E97A" w14:textId="77777777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ROM</w:t>
            </w:r>
          </w:p>
        </w:tc>
        <w:tc>
          <w:tcPr>
            <w:tcW w:w="1423" w:type="dxa"/>
            <w:vAlign w:val="center"/>
          </w:tcPr>
          <w:p w14:paraId="72CAA3A4" w14:textId="60E4AAD9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1</w:t>
            </w:r>
            <w:r w:rsidR="006715E9">
              <w:rPr>
                <w:rFonts w:ascii="Times" w:eastAsia="Times New Roman" w:hAnsi="Times" w:cs="Times New Roman"/>
                <w:lang w:eastAsia="pt-BR"/>
              </w:rPr>
              <w:t xml:space="preserve"> K</w:t>
            </w:r>
            <w:r w:rsidRPr="006715E9">
              <w:rPr>
                <w:rFonts w:ascii="Times" w:eastAsia="Times New Roman" w:hAnsi="Times" w:cs="Times New Roman"/>
                <w:lang w:eastAsia="pt-BR"/>
              </w:rPr>
              <w:t>b</w:t>
            </w:r>
          </w:p>
        </w:tc>
        <w:tc>
          <w:tcPr>
            <w:tcW w:w="1417" w:type="dxa"/>
            <w:vAlign w:val="center"/>
          </w:tcPr>
          <w:p w14:paraId="62F4BEDD" w14:textId="0460BDD5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 xml:space="preserve">1 </w:t>
            </w:r>
            <w:r w:rsidR="006715E9" w:rsidRPr="006715E9">
              <w:rPr>
                <w:rFonts w:ascii="Times" w:eastAsia="Times New Roman" w:hAnsi="Times" w:cs="Times New Roman"/>
                <w:lang w:eastAsia="pt-BR"/>
              </w:rPr>
              <w:t>K</w:t>
            </w:r>
            <w:r w:rsidRPr="006715E9">
              <w:rPr>
                <w:rFonts w:ascii="Times" w:eastAsia="Times New Roman" w:hAnsi="Times" w:cs="Times New Roman"/>
                <w:lang w:eastAsia="pt-BR"/>
              </w:rPr>
              <w:t>b</w:t>
            </w:r>
          </w:p>
        </w:tc>
        <w:tc>
          <w:tcPr>
            <w:tcW w:w="1134" w:type="dxa"/>
            <w:vAlign w:val="center"/>
          </w:tcPr>
          <w:p w14:paraId="624B20E4" w14:textId="4C9F7E7B" w:rsidR="00517259" w:rsidRPr="004507D0" w:rsidRDefault="004507D0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448 Kb</w:t>
            </w:r>
          </w:p>
        </w:tc>
        <w:tc>
          <w:tcPr>
            <w:tcW w:w="1134" w:type="dxa"/>
            <w:vAlign w:val="center"/>
          </w:tcPr>
          <w:p w14:paraId="7739A749" w14:textId="77777777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276" w:type="dxa"/>
            <w:vAlign w:val="center"/>
          </w:tcPr>
          <w:p w14:paraId="79D3A143" w14:textId="07673C72" w:rsidR="00517259" w:rsidRPr="004507D0" w:rsidRDefault="00781164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276" w:type="dxa"/>
            <w:vAlign w:val="center"/>
          </w:tcPr>
          <w:p w14:paraId="46DE9062" w14:textId="77777777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</w:tr>
      <w:tr w:rsidR="006715E9" w14:paraId="3F8D746D" w14:textId="77777777" w:rsidTr="001974B6">
        <w:trPr>
          <w:jc w:val="center"/>
        </w:trPr>
        <w:tc>
          <w:tcPr>
            <w:tcW w:w="1271" w:type="dxa"/>
            <w:shd w:val="clear" w:color="auto" w:fill="E8E8E8" w:themeFill="background2"/>
            <w:vAlign w:val="center"/>
          </w:tcPr>
          <w:p w14:paraId="70CB46FA" w14:textId="77777777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GPU</w:t>
            </w:r>
          </w:p>
        </w:tc>
        <w:tc>
          <w:tcPr>
            <w:tcW w:w="1423" w:type="dxa"/>
            <w:vAlign w:val="center"/>
          </w:tcPr>
          <w:p w14:paraId="416EDB22" w14:textId="77777777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417" w:type="dxa"/>
            <w:vAlign w:val="center"/>
          </w:tcPr>
          <w:p w14:paraId="54D979FF" w14:textId="3AECE1E6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134" w:type="dxa"/>
            <w:vAlign w:val="center"/>
          </w:tcPr>
          <w:p w14:paraId="362A12E4" w14:textId="77777777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134" w:type="dxa"/>
            <w:vAlign w:val="center"/>
          </w:tcPr>
          <w:p w14:paraId="072373D9" w14:textId="77777777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276" w:type="dxa"/>
            <w:vAlign w:val="center"/>
          </w:tcPr>
          <w:p w14:paraId="761FF617" w14:textId="49B16323" w:rsidR="00517259" w:rsidRPr="004507D0" w:rsidRDefault="006C599C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SIM</w:t>
            </w:r>
          </w:p>
        </w:tc>
        <w:tc>
          <w:tcPr>
            <w:tcW w:w="1276" w:type="dxa"/>
            <w:vAlign w:val="center"/>
          </w:tcPr>
          <w:p w14:paraId="4330BB47" w14:textId="472943F0" w:rsidR="00517259" w:rsidRPr="004507D0" w:rsidRDefault="006C599C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SIM</w:t>
            </w:r>
          </w:p>
        </w:tc>
      </w:tr>
      <w:tr w:rsidR="006715E9" w14:paraId="01B70128" w14:textId="77777777" w:rsidTr="001974B6">
        <w:trPr>
          <w:jc w:val="center"/>
        </w:trPr>
        <w:tc>
          <w:tcPr>
            <w:tcW w:w="1271" w:type="dxa"/>
            <w:shd w:val="clear" w:color="auto" w:fill="E8E8E8" w:themeFill="background2"/>
            <w:vAlign w:val="center"/>
          </w:tcPr>
          <w:p w14:paraId="30B84713" w14:textId="77777777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WI-FI</w:t>
            </w:r>
          </w:p>
        </w:tc>
        <w:tc>
          <w:tcPr>
            <w:tcW w:w="1423" w:type="dxa"/>
            <w:vAlign w:val="center"/>
          </w:tcPr>
          <w:p w14:paraId="288B76B3" w14:textId="77777777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417" w:type="dxa"/>
            <w:vAlign w:val="center"/>
          </w:tcPr>
          <w:p w14:paraId="09557FDB" w14:textId="77777777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134" w:type="dxa"/>
            <w:vAlign w:val="center"/>
          </w:tcPr>
          <w:p w14:paraId="3016AB55" w14:textId="77777777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SIM</w:t>
            </w:r>
          </w:p>
        </w:tc>
        <w:tc>
          <w:tcPr>
            <w:tcW w:w="1134" w:type="dxa"/>
            <w:vAlign w:val="center"/>
          </w:tcPr>
          <w:p w14:paraId="70B7AD40" w14:textId="77777777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SIM</w:t>
            </w:r>
          </w:p>
        </w:tc>
        <w:tc>
          <w:tcPr>
            <w:tcW w:w="1276" w:type="dxa"/>
            <w:vAlign w:val="center"/>
          </w:tcPr>
          <w:p w14:paraId="517E5421" w14:textId="2D5D2583" w:rsidR="00517259" w:rsidRPr="004507D0" w:rsidRDefault="00781164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SIM</w:t>
            </w:r>
          </w:p>
        </w:tc>
        <w:tc>
          <w:tcPr>
            <w:tcW w:w="1276" w:type="dxa"/>
            <w:vAlign w:val="center"/>
          </w:tcPr>
          <w:p w14:paraId="766E54C5" w14:textId="77777777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SIM</w:t>
            </w:r>
          </w:p>
        </w:tc>
      </w:tr>
      <w:tr w:rsidR="006715E9" w14:paraId="13CA22D9" w14:textId="77777777" w:rsidTr="001974B6">
        <w:trPr>
          <w:jc w:val="center"/>
        </w:trPr>
        <w:tc>
          <w:tcPr>
            <w:tcW w:w="1271" w:type="dxa"/>
            <w:shd w:val="clear" w:color="auto" w:fill="E8E8E8" w:themeFill="background2"/>
            <w:vAlign w:val="center"/>
          </w:tcPr>
          <w:p w14:paraId="64B40B1C" w14:textId="1E09445E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B</w:t>
            </w:r>
            <w:r w:rsidR="00C266FB">
              <w:rPr>
                <w:rFonts w:ascii="Times" w:eastAsia="Times New Roman" w:hAnsi="Times" w:cs="Times New Roman"/>
                <w:lang w:eastAsia="pt-BR"/>
              </w:rPr>
              <w:t>T</w:t>
            </w:r>
          </w:p>
        </w:tc>
        <w:tc>
          <w:tcPr>
            <w:tcW w:w="1423" w:type="dxa"/>
            <w:vAlign w:val="center"/>
          </w:tcPr>
          <w:p w14:paraId="6A1B1820" w14:textId="77777777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417" w:type="dxa"/>
            <w:vAlign w:val="center"/>
          </w:tcPr>
          <w:p w14:paraId="2C796422" w14:textId="77777777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134" w:type="dxa"/>
            <w:vAlign w:val="center"/>
          </w:tcPr>
          <w:p w14:paraId="48034464" w14:textId="2CA2F8D1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SIM</w:t>
            </w:r>
          </w:p>
        </w:tc>
        <w:tc>
          <w:tcPr>
            <w:tcW w:w="1134" w:type="dxa"/>
            <w:vAlign w:val="center"/>
          </w:tcPr>
          <w:p w14:paraId="40639A94" w14:textId="16EDEC44" w:rsidR="00517259" w:rsidRPr="004507D0" w:rsidRDefault="00C266FB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-</w:t>
            </w:r>
          </w:p>
        </w:tc>
        <w:tc>
          <w:tcPr>
            <w:tcW w:w="1276" w:type="dxa"/>
            <w:vAlign w:val="center"/>
          </w:tcPr>
          <w:p w14:paraId="482DE8F8" w14:textId="591DF17B" w:rsidR="00517259" w:rsidRPr="004507D0" w:rsidRDefault="006C599C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SIM</w:t>
            </w:r>
          </w:p>
        </w:tc>
        <w:tc>
          <w:tcPr>
            <w:tcW w:w="1276" w:type="dxa"/>
            <w:vAlign w:val="center"/>
          </w:tcPr>
          <w:p w14:paraId="244F5DB1" w14:textId="0D496F2E" w:rsidR="00517259" w:rsidRPr="004507D0" w:rsidRDefault="00661BCF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SIM</w:t>
            </w:r>
          </w:p>
        </w:tc>
      </w:tr>
      <w:tr w:rsidR="006715E9" w14:paraId="1DF07CEC" w14:textId="77777777" w:rsidTr="001974B6">
        <w:trPr>
          <w:jc w:val="center"/>
        </w:trPr>
        <w:tc>
          <w:tcPr>
            <w:tcW w:w="1271" w:type="dxa"/>
            <w:shd w:val="clear" w:color="auto" w:fill="E8E8E8" w:themeFill="background2"/>
            <w:vAlign w:val="center"/>
          </w:tcPr>
          <w:p w14:paraId="4CA7A69D" w14:textId="6776AC30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Tensão</w:t>
            </w:r>
            <w:r w:rsidR="008301C7">
              <w:rPr>
                <w:rFonts w:ascii="Times" w:eastAsia="Times New Roman" w:hAnsi="Times" w:cs="Times New Roman"/>
                <w:lang w:eastAsia="pt-BR"/>
              </w:rPr>
              <w:t xml:space="preserve"> de Entrada</w:t>
            </w:r>
          </w:p>
        </w:tc>
        <w:tc>
          <w:tcPr>
            <w:tcW w:w="1423" w:type="dxa"/>
            <w:vAlign w:val="center"/>
          </w:tcPr>
          <w:p w14:paraId="56AFAF53" w14:textId="47900D34" w:rsidR="00517259" w:rsidRPr="00CA6180" w:rsidRDefault="00CA6180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CA6180">
              <w:rPr>
                <w:rFonts w:ascii="Times" w:eastAsia="Times New Roman" w:hAnsi="Times" w:cs="Times New Roman"/>
                <w:lang w:eastAsia="pt-BR"/>
              </w:rPr>
              <w:t>7 ~ 12V</w:t>
            </w:r>
          </w:p>
        </w:tc>
        <w:tc>
          <w:tcPr>
            <w:tcW w:w="1417" w:type="dxa"/>
            <w:vAlign w:val="center"/>
          </w:tcPr>
          <w:p w14:paraId="2CE5D846" w14:textId="025B2413" w:rsidR="00517259" w:rsidRPr="00CA6180" w:rsidRDefault="00A74AF6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CA6180">
              <w:rPr>
                <w:rFonts w:ascii="Times" w:eastAsia="Times New Roman" w:hAnsi="Times" w:cs="Times New Roman"/>
                <w:lang w:eastAsia="pt-BR"/>
              </w:rPr>
              <w:t>7 ~ 12</w:t>
            </w:r>
            <w:r w:rsidR="00517259" w:rsidRPr="00CA6180">
              <w:rPr>
                <w:rFonts w:ascii="Times" w:eastAsia="Times New Roman" w:hAnsi="Times" w:cs="Times New Roman"/>
                <w:lang w:eastAsia="pt-BR"/>
              </w:rPr>
              <w:t>V</w:t>
            </w:r>
          </w:p>
        </w:tc>
        <w:tc>
          <w:tcPr>
            <w:tcW w:w="1134" w:type="dxa"/>
            <w:vAlign w:val="center"/>
          </w:tcPr>
          <w:p w14:paraId="08A6B619" w14:textId="6D095995" w:rsidR="00517259" w:rsidRPr="00CA6180" w:rsidRDefault="00104623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CA6180">
              <w:rPr>
                <w:rFonts w:ascii="Times" w:eastAsia="Times New Roman" w:hAnsi="Times" w:cs="Times New Roman"/>
                <w:lang w:eastAsia="pt-BR"/>
              </w:rPr>
              <w:t>5</w:t>
            </w:r>
            <w:r w:rsidR="004507D0" w:rsidRPr="00CA6180">
              <w:rPr>
                <w:rFonts w:ascii="Times" w:eastAsia="Times New Roman" w:hAnsi="Times" w:cs="Times New Roman"/>
                <w:lang w:eastAsia="pt-BR"/>
              </w:rPr>
              <w:t>V</w:t>
            </w:r>
          </w:p>
        </w:tc>
        <w:tc>
          <w:tcPr>
            <w:tcW w:w="1134" w:type="dxa"/>
            <w:vAlign w:val="center"/>
          </w:tcPr>
          <w:p w14:paraId="7EA48730" w14:textId="75102213" w:rsidR="00517259" w:rsidRPr="00CA618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CA6180">
              <w:rPr>
                <w:rFonts w:ascii="Times" w:eastAsia="Times New Roman" w:hAnsi="Times" w:cs="Times New Roman"/>
                <w:lang w:eastAsia="pt-BR"/>
              </w:rPr>
              <w:t>2.5~3.6 V</w:t>
            </w:r>
          </w:p>
        </w:tc>
        <w:tc>
          <w:tcPr>
            <w:tcW w:w="1276" w:type="dxa"/>
            <w:vAlign w:val="center"/>
          </w:tcPr>
          <w:p w14:paraId="08E33FCA" w14:textId="44B027E5" w:rsidR="00517259" w:rsidRPr="00CA6180" w:rsidRDefault="00661BCF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CA6180">
              <w:rPr>
                <w:rFonts w:ascii="Times" w:eastAsia="Times New Roman" w:hAnsi="Times" w:cs="Times New Roman"/>
                <w:lang w:eastAsia="pt-BR"/>
              </w:rPr>
              <w:t>5 V</w:t>
            </w:r>
          </w:p>
        </w:tc>
        <w:tc>
          <w:tcPr>
            <w:tcW w:w="1276" w:type="dxa"/>
            <w:vAlign w:val="center"/>
          </w:tcPr>
          <w:p w14:paraId="1112EBE5" w14:textId="00F7D4C9" w:rsidR="00517259" w:rsidRPr="00CA618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CA6180">
              <w:rPr>
                <w:rFonts w:ascii="Times" w:eastAsia="Times New Roman" w:hAnsi="Times" w:cs="Times New Roman"/>
                <w:lang w:eastAsia="pt-BR"/>
              </w:rPr>
              <w:t>5V</w:t>
            </w:r>
          </w:p>
        </w:tc>
      </w:tr>
      <w:tr w:rsidR="006715E9" w14:paraId="4EB01EEC" w14:textId="77777777" w:rsidTr="001974B6">
        <w:trPr>
          <w:jc w:val="center"/>
        </w:trPr>
        <w:tc>
          <w:tcPr>
            <w:tcW w:w="1271" w:type="dxa"/>
            <w:shd w:val="clear" w:color="auto" w:fill="E8E8E8" w:themeFill="background2"/>
            <w:vAlign w:val="center"/>
          </w:tcPr>
          <w:p w14:paraId="5D6C8586" w14:textId="77777777" w:rsidR="0051725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>
              <w:rPr>
                <w:rFonts w:ascii="Times" w:eastAsia="Times New Roman" w:hAnsi="Times" w:cs="Times New Roman"/>
                <w:lang w:eastAsia="pt-BR"/>
              </w:rPr>
              <w:t>Dimensões</w:t>
            </w:r>
          </w:p>
        </w:tc>
        <w:tc>
          <w:tcPr>
            <w:tcW w:w="1423" w:type="dxa"/>
            <w:vAlign w:val="center"/>
          </w:tcPr>
          <w:p w14:paraId="274B4896" w14:textId="156EA214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 xml:space="preserve">18x45 </w:t>
            </w:r>
            <w:r w:rsidRPr="006715E9">
              <w:rPr>
                <w:rFonts w:ascii="Times" w:eastAsia="Times New Roman" w:hAnsi="Times" w:cs="Times New Roman"/>
                <w:sz w:val="20"/>
                <w:szCs w:val="20"/>
                <w:lang w:eastAsia="pt-BR"/>
              </w:rPr>
              <w:t>mm</w:t>
            </w:r>
          </w:p>
        </w:tc>
        <w:tc>
          <w:tcPr>
            <w:tcW w:w="1417" w:type="dxa"/>
            <w:vAlign w:val="center"/>
          </w:tcPr>
          <w:p w14:paraId="0E2C7358" w14:textId="25FF0CD5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>68x53 mm</w:t>
            </w:r>
          </w:p>
        </w:tc>
        <w:tc>
          <w:tcPr>
            <w:tcW w:w="1134" w:type="dxa"/>
            <w:vAlign w:val="center"/>
          </w:tcPr>
          <w:p w14:paraId="5A51AA12" w14:textId="03790FF8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55</w:t>
            </w:r>
            <w:r w:rsidR="0069585A" w:rsidRPr="004507D0">
              <w:rPr>
                <w:rFonts w:ascii="Times" w:eastAsia="Times New Roman" w:hAnsi="Times" w:cs="Times New Roman"/>
                <w:lang w:eastAsia="pt-BR"/>
              </w:rPr>
              <w:t>x</w:t>
            </w:r>
            <w:r w:rsidRPr="004507D0">
              <w:rPr>
                <w:rFonts w:ascii="Times" w:eastAsia="Times New Roman" w:hAnsi="Times" w:cs="Times New Roman"/>
                <w:lang w:eastAsia="pt-BR"/>
              </w:rPr>
              <w:t>28</w:t>
            </w:r>
            <w:r w:rsidR="0069585A" w:rsidRPr="004507D0">
              <w:rPr>
                <w:rFonts w:ascii="Times" w:eastAsia="Times New Roman" w:hAnsi="Times" w:cs="Times New Roman"/>
                <w:sz w:val="20"/>
                <w:szCs w:val="20"/>
                <w:lang w:eastAsia="pt-BR"/>
              </w:rPr>
              <w:t>mm</w:t>
            </w:r>
          </w:p>
        </w:tc>
        <w:tc>
          <w:tcPr>
            <w:tcW w:w="1134" w:type="dxa"/>
            <w:vAlign w:val="center"/>
          </w:tcPr>
          <w:p w14:paraId="09F649BC" w14:textId="4DC28A57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53x31</w:t>
            </w:r>
            <w:r w:rsidR="0069585A" w:rsidRPr="004507D0">
              <w:rPr>
                <w:rFonts w:ascii="Times" w:eastAsia="Times New Roman" w:hAnsi="Times" w:cs="Times New Roman"/>
                <w:sz w:val="20"/>
                <w:szCs w:val="20"/>
                <w:lang w:eastAsia="pt-BR"/>
              </w:rPr>
              <w:t>mm</w:t>
            </w:r>
          </w:p>
        </w:tc>
        <w:tc>
          <w:tcPr>
            <w:tcW w:w="1276" w:type="dxa"/>
            <w:vAlign w:val="center"/>
          </w:tcPr>
          <w:p w14:paraId="487778EE" w14:textId="3E543B4F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65x30</w:t>
            </w:r>
            <w:r w:rsidR="0069585A" w:rsidRPr="004507D0">
              <w:rPr>
                <w:rFonts w:ascii="Times" w:eastAsia="Times New Roman" w:hAnsi="Times" w:cs="Times New Roman"/>
                <w:sz w:val="20"/>
                <w:szCs w:val="20"/>
                <w:lang w:eastAsia="pt-BR"/>
              </w:rPr>
              <w:t>mm</w:t>
            </w:r>
          </w:p>
        </w:tc>
        <w:tc>
          <w:tcPr>
            <w:tcW w:w="1276" w:type="dxa"/>
            <w:vAlign w:val="center"/>
          </w:tcPr>
          <w:p w14:paraId="2A670ED1" w14:textId="3F5B604B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>85x56</w:t>
            </w:r>
            <w:r w:rsidR="0069585A" w:rsidRPr="004507D0">
              <w:rPr>
                <w:rFonts w:ascii="Times" w:eastAsia="Times New Roman" w:hAnsi="Times" w:cs="Times New Roman"/>
                <w:sz w:val="20"/>
                <w:szCs w:val="20"/>
                <w:lang w:eastAsia="pt-BR"/>
              </w:rPr>
              <w:t>mm</w:t>
            </w:r>
          </w:p>
        </w:tc>
      </w:tr>
      <w:tr w:rsidR="006715E9" w14:paraId="0160B91C" w14:textId="77777777" w:rsidTr="001974B6">
        <w:trPr>
          <w:jc w:val="center"/>
        </w:trPr>
        <w:tc>
          <w:tcPr>
            <w:tcW w:w="1271" w:type="dxa"/>
            <w:shd w:val="clear" w:color="auto" w:fill="E8E8E8" w:themeFill="background2"/>
            <w:vAlign w:val="center"/>
          </w:tcPr>
          <w:p w14:paraId="559F2A03" w14:textId="160853C0" w:rsidR="00517259" w:rsidRDefault="00A30FAD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E74BD1">
              <w:rPr>
                <w:rFonts w:ascii="Times" w:eastAsia="Times New Roman" w:hAnsi="Times" w:cs="Times New Roman"/>
                <w:lang w:eastAsia="pt-BR"/>
              </w:rPr>
              <w:t>Preço no mercado</w:t>
            </w:r>
            <w:r w:rsidR="00F812D8" w:rsidRPr="00E74BD1">
              <w:rPr>
                <w:rStyle w:val="Refdenotaderodap"/>
                <w:rFonts w:ascii="Times" w:eastAsia="Times New Roman" w:hAnsi="Times" w:cs="Times New Roman"/>
                <w:lang w:eastAsia="pt-BR"/>
              </w:rPr>
              <w:footnoteReference w:id="2"/>
            </w:r>
            <w:r w:rsidRPr="00E74BD1">
              <w:rPr>
                <w:rFonts w:ascii="Times" w:eastAsia="Times New Roman" w:hAnsi="Times" w:cs="Times New Roman"/>
                <w:lang w:eastAsia="pt-BR"/>
              </w:rPr>
              <w:t xml:space="preserve"> (no momento da pesquisa)</w:t>
            </w:r>
          </w:p>
        </w:tc>
        <w:tc>
          <w:tcPr>
            <w:tcW w:w="1423" w:type="dxa"/>
            <w:vAlign w:val="center"/>
          </w:tcPr>
          <w:p w14:paraId="561B8C9B" w14:textId="609EBFF5" w:rsidR="00517259" w:rsidRPr="006715E9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 xml:space="preserve">R$ </w:t>
            </w:r>
            <w:r w:rsidR="00E74BD1">
              <w:rPr>
                <w:rFonts w:ascii="Times" w:eastAsia="Times New Roman" w:hAnsi="Times" w:cs="Times New Roman"/>
                <w:lang w:eastAsia="pt-BR"/>
              </w:rPr>
              <w:t>30</w:t>
            </w:r>
          </w:p>
        </w:tc>
        <w:tc>
          <w:tcPr>
            <w:tcW w:w="1417" w:type="dxa"/>
            <w:vAlign w:val="center"/>
          </w:tcPr>
          <w:p w14:paraId="79EDF623" w14:textId="6D241035" w:rsidR="00517259" w:rsidRPr="00C266FB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color w:val="FFC000"/>
                <w:lang w:eastAsia="pt-BR"/>
              </w:rPr>
            </w:pPr>
            <w:r w:rsidRPr="006715E9">
              <w:rPr>
                <w:rFonts w:ascii="Times" w:eastAsia="Times New Roman" w:hAnsi="Times" w:cs="Times New Roman"/>
                <w:lang w:eastAsia="pt-BR"/>
              </w:rPr>
              <w:t xml:space="preserve">R$ </w:t>
            </w:r>
            <w:r w:rsidR="00E74BD1">
              <w:rPr>
                <w:rFonts w:ascii="Times" w:eastAsia="Times New Roman" w:hAnsi="Times" w:cs="Times New Roman"/>
                <w:lang w:eastAsia="pt-BR"/>
              </w:rPr>
              <w:t>45</w:t>
            </w:r>
          </w:p>
        </w:tc>
        <w:tc>
          <w:tcPr>
            <w:tcW w:w="1134" w:type="dxa"/>
            <w:vAlign w:val="center"/>
          </w:tcPr>
          <w:p w14:paraId="3908A922" w14:textId="5B3D809C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 xml:space="preserve">R$ </w:t>
            </w:r>
            <w:r w:rsidR="00844174">
              <w:rPr>
                <w:rFonts w:ascii="Times" w:eastAsia="Times New Roman" w:hAnsi="Times" w:cs="Times New Roman"/>
                <w:lang w:eastAsia="pt-BR"/>
              </w:rPr>
              <w:t>55</w:t>
            </w:r>
          </w:p>
        </w:tc>
        <w:tc>
          <w:tcPr>
            <w:tcW w:w="1134" w:type="dxa"/>
            <w:vAlign w:val="center"/>
          </w:tcPr>
          <w:p w14:paraId="1C4D401D" w14:textId="012015FA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 xml:space="preserve">R$ </w:t>
            </w:r>
            <w:r w:rsidR="004507D0" w:rsidRPr="004507D0">
              <w:rPr>
                <w:rFonts w:ascii="Times" w:eastAsia="Times New Roman" w:hAnsi="Times" w:cs="Times New Roman"/>
                <w:lang w:eastAsia="pt-BR"/>
              </w:rPr>
              <w:t>30</w:t>
            </w:r>
          </w:p>
        </w:tc>
        <w:tc>
          <w:tcPr>
            <w:tcW w:w="1276" w:type="dxa"/>
            <w:vAlign w:val="center"/>
          </w:tcPr>
          <w:p w14:paraId="5AA16C4E" w14:textId="6F17A6F3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 xml:space="preserve">R$ </w:t>
            </w:r>
            <w:r w:rsidR="00661BCF" w:rsidRPr="004507D0">
              <w:rPr>
                <w:rFonts w:ascii="Times" w:eastAsia="Times New Roman" w:hAnsi="Times" w:cs="Times New Roman"/>
                <w:lang w:eastAsia="pt-BR"/>
              </w:rPr>
              <w:t>220</w:t>
            </w:r>
          </w:p>
        </w:tc>
        <w:tc>
          <w:tcPr>
            <w:tcW w:w="1276" w:type="dxa"/>
            <w:vAlign w:val="center"/>
          </w:tcPr>
          <w:p w14:paraId="7DC4C905" w14:textId="0028931D" w:rsidR="00517259" w:rsidRPr="004507D0" w:rsidRDefault="00517259" w:rsidP="00C266FB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" w:eastAsia="Times New Roman" w:hAnsi="Times" w:cs="Times New Roman"/>
                <w:lang w:eastAsia="pt-BR"/>
              </w:rPr>
            </w:pPr>
            <w:r w:rsidRPr="004507D0">
              <w:rPr>
                <w:rFonts w:ascii="Times" w:eastAsia="Times New Roman" w:hAnsi="Times" w:cs="Times New Roman"/>
                <w:lang w:eastAsia="pt-BR"/>
              </w:rPr>
              <w:t xml:space="preserve">R$ </w:t>
            </w:r>
            <w:r w:rsidR="003104F7">
              <w:rPr>
                <w:rFonts w:ascii="Times" w:eastAsia="Times New Roman" w:hAnsi="Times" w:cs="Times New Roman"/>
                <w:lang w:eastAsia="pt-BR"/>
              </w:rPr>
              <w:t>430</w:t>
            </w:r>
          </w:p>
        </w:tc>
      </w:tr>
    </w:tbl>
    <w:p w14:paraId="6CEBED82" w14:textId="77777777" w:rsidR="00220DA1" w:rsidRPr="001974B6" w:rsidRDefault="00220DA1" w:rsidP="001974B6">
      <w:pPr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</w:pPr>
    </w:p>
    <w:p w14:paraId="41AB8BD1" w14:textId="0C496883" w:rsidR="00B401FB" w:rsidRDefault="00DA5301" w:rsidP="001974B6">
      <w:pPr>
        <w:spacing w:before="120"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>Além dos modelos citados</w:t>
      </w:r>
      <w:r w:rsidR="004E4A0C" w:rsidRPr="001974B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existem diversas</w:t>
      </w:r>
      <w:r w:rsidR="004E4A0C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placas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variantes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com funcionalidades semelhantes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502212" w:rsidRPr="001974B6">
        <w:rPr>
          <w:rFonts w:ascii="Times" w:eastAsia="Times New Roman" w:hAnsi="Times" w:cs="Times New Roman"/>
          <w:sz w:val="24"/>
          <w:szCs w:val="24"/>
          <w:lang w:eastAsia="pt-BR"/>
        </w:rPr>
        <w:t>tais como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o modelo 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>P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ro 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>M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ini da Arduino e o microcontrolador Raspberry 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>P</w:t>
      </w:r>
      <w:r w:rsidR="00C266FB" w:rsidRPr="001974B6">
        <w:rPr>
          <w:rFonts w:ascii="Times" w:eastAsia="Times New Roman" w:hAnsi="Times" w:cs="Times New Roman"/>
          <w:sz w:val="24"/>
          <w:szCs w:val="24"/>
          <w:lang w:eastAsia="pt-BR"/>
        </w:rPr>
        <w:t>ico</w:t>
      </w:r>
      <w:r w:rsidR="004E4A0C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, que são placas de pequeno porte para projetos onde o tamanho </w:t>
      </w:r>
      <w:r w:rsidR="00502212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físico </w:t>
      </w:r>
      <w:r w:rsidR="004E4A0C" w:rsidRPr="001974B6">
        <w:rPr>
          <w:rFonts w:ascii="Times" w:eastAsia="Times New Roman" w:hAnsi="Times" w:cs="Times New Roman"/>
          <w:sz w:val="24"/>
          <w:szCs w:val="24"/>
          <w:lang w:eastAsia="pt-BR"/>
        </w:rPr>
        <w:t>é importante.</w:t>
      </w:r>
    </w:p>
    <w:p w14:paraId="304FF870" w14:textId="77777777" w:rsidR="00D7696B" w:rsidRPr="001974B6" w:rsidRDefault="00D7696B" w:rsidP="00D7696B">
      <w:pPr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</w:p>
    <w:p w14:paraId="1FEE5760" w14:textId="31CBC4B4" w:rsidR="00517259" w:rsidRPr="00BD2BD0" w:rsidRDefault="00517259" w:rsidP="00DA5301">
      <w:pPr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</w:pPr>
      <w:r w:rsidRPr="00BD2BD0"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  <w:lastRenderedPageBreak/>
        <w:t>2.5 Módulos e Componentes</w:t>
      </w:r>
    </w:p>
    <w:p w14:paraId="159AC429" w14:textId="1EAD4106" w:rsidR="00517259" w:rsidRPr="001974B6" w:rsidRDefault="009C259A" w:rsidP="001974B6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1974B6">
        <w:rPr>
          <w:rFonts w:ascii="Times" w:eastAsia="Times New Roman" w:hAnsi="Times" w:cs="Times New Roman"/>
          <w:color w:val="FF0000"/>
          <w:sz w:val="24"/>
          <w:szCs w:val="24"/>
          <w:lang w:eastAsia="pt-BR"/>
        </w:rPr>
        <w:tab/>
      </w:r>
      <w:r w:rsidR="0071790D" w:rsidRPr="001974B6">
        <w:rPr>
          <w:rFonts w:ascii="Times" w:eastAsia="Times New Roman" w:hAnsi="Times" w:cs="Times New Roman"/>
          <w:sz w:val="24"/>
          <w:szCs w:val="24"/>
          <w:lang w:eastAsia="pt-BR"/>
        </w:rPr>
        <w:t>Para trabalhar com Visão Computacional</w:t>
      </w:r>
      <w:r w:rsidR="001974B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FB2020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C53411" w:rsidRPr="001974B6">
        <w:rPr>
          <w:rFonts w:ascii="Times" w:eastAsia="Times New Roman" w:hAnsi="Times" w:cs="Times New Roman"/>
          <w:sz w:val="24"/>
          <w:szCs w:val="24"/>
          <w:lang w:eastAsia="pt-BR"/>
        </w:rPr>
        <w:t>um</w:t>
      </w:r>
      <w:r w:rsidR="00FB2020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componente de suma importância é a câmera. Existem modelos que já fazem uso de </w:t>
      </w:r>
      <w:r w:rsidR="004E4A0C" w:rsidRPr="001974B6">
        <w:rPr>
          <w:rFonts w:ascii="Times" w:eastAsia="Times New Roman" w:hAnsi="Times" w:cs="Times New Roman"/>
          <w:sz w:val="24"/>
          <w:szCs w:val="24"/>
          <w:lang w:eastAsia="pt-BR"/>
        </w:rPr>
        <w:t>a</w:t>
      </w:r>
      <w:r w:rsidR="00FB2020" w:rsidRPr="001974B6">
        <w:rPr>
          <w:rFonts w:ascii="Times" w:eastAsia="Times New Roman" w:hAnsi="Times" w:cs="Times New Roman"/>
          <w:sz w:val="24"/>
          <w:szCs w:val="24"/>
          <w:lang w:eastAsia="pt-BR"/>
        </w:rPr>
        <w:t>lgoritmos de detecção e reconhecimento</w:t>
      </w:r>
      <w:r w:rsidR="001974B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FB2020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como </w:t>
      </w:r>
      <w:r w:rsidR="001974B6">
        <w:rPr>
          <w:rFonts w:ascii="Times" w:eastAsia="Times New Roman" w:hAnsi="Times" w:cs="Times New Roman"/>
          <w:sz w:val="24"/>
          <w:szCs w:val="24"/>
          <w:lang w:eastAsia="pt-BR"/>
        </w:rPr>
        <w:t>a</w:t>
      </w:r>
      <w:r w:rsidR="00FB2020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Raspberry Pi </w:t>
      </w:r>
      <w:r w:rsid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AI Camera </w:t>
      </w:r>
      <w:r w:rsidR="001974B6" w:rsidRPr="00CF5ACD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C71B64" w:rsidRPr="00CF5ACD">
        <w:rPr>
          <w:rFonts w:ascii="Times" w:eastAsia="Times New Roman" w:hAnsi="Times" w:cs="Times New Roman"/>
          <w:sz w:val="24"/>
          <w:szCs w:val="24"/>
          <w:lang w:eastAsia="pt-BR"/>
        </w:rPr>
        <w:t>RASPBERRY</w:t>
      </w:r>
      <w:r w:rsidR="001974B6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, </w:t>
      </w:r>
      <w:r w:rsidR="00920C02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2025) </w:t>
      </w:r>
      <w:r w:rsidR="00C53411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e o módulo 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>OpenMV</w:t>
      </w:r>
      <w:r w:rsidR="00920C02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40FFD" w:rsidRPr="00CF5ACD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920C02" w:rsidRPr="00CF5ACD">
        <w:rPr>
          <w:rFonts w:ascii="Times" w:eastAsia="Times New Roman" w:hAnsi="Times" w:cs="Times New Roman"/>
          <w:sz w:val="24"/>
          <w:szCs w:val="24"/>
          <w:lang w:eastAsia="pt-BR"/>
        </w:rPr>
        <w:t>ARDUINO</w:t>
      </w:r>
      <w:r w:rsidR="00140FFD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, </w:t>
      </w:r>
      <w:r w:rsidR="00920C02" w:rsidRPr="003F0959">
        <w:rPr>
          <w:rFonts w:ascii="Times" w:eastAsia="Times New Roman" w:hAnsi="Times" w:cs="Times New Roman"/>
          <w:sz w:val="24"/>
          <w:szCs w:val="24"/>
          <w:lang w:eastAsia="pt-BR"/>
        </w:rPr>
        <w:t>2025)</w:t>
      </w:r>
      <w:r w:rsidR="00E22F43" w:rsidRPr="001974B6">
        <w:rPr>
          <w:rFonts w:ascii="Times" w:eastAsia="Times New Roman" w:hAnsi="Times" w:cs="Times New Roman"/>
          <w:color w:val="45B0E1" w:themeColor="accent1" w:themeTint="99"/>
          <w:sz w:val="24"/>
          <w:szCs w:val="24"/>
          <w:lang w:eastAsia="pt-BR"/>
        </w:rPr>
        <w:t>.</w:t>
      </w:r>
      <w:r w:rsidR="00920C02" w:rsidRPr="001974B6">
        <w:rPr>
          <w:rFonts w:ascii="Times" w:eastAsia="Times New Roman" w:hAnsi="Times" w:cs="Times New Roman"/>
          <w:color w:val="215E99" w:themeColor="text2" w:themeTint="BF"/>
          <w:sz w:val="24"/>
          <w:szCs w:val="24"/>
          <w:lang w:eastAsia="pt-BR"/>
        </w:rPr>
        <w:t xml:space="preserve"> </w:t>
      </w:r>
      <w:r w:rsidR="00E22F43" w:rsidRPr="001974B6">
        <w:rPr>
          <w:rFonts w:ascii="Times" w:eastAsia="Times New Roman" w:hAnsi="Times" w:cs="Times New Roman"/>
          <w:color w:val="215E99" w:themeColor="text2" w:themeTint="BF"/>
          <w:sz w:val="24"/>
          <w:szCs w:val="24"/>
          <w:lang w:eastAsia="pt-BR"/>
        </w:rPr>
        <w:t xml:space="preserve"> 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Esses modelos possuem </w:t>
      </w:r>
      <w:r w:rsidR="00C53411" w:rsidRPr="00140FFD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chips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de processamento </w:t>
      </w:r>
      <w:r w:rsidR="00C53411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integrados </w:t>
      </w:r>
      <w:r w:rsidR="00140FFD">
        <w:rPr>
          <w:rFonts w:ascii="Times" w:eastAsia="Times New Roman" w:hAnsi="Times" w:cs="Times New Roman"/>
          <w:sz w:val="24"/>
          <w:szCs w:val="24"/>
          <w:lang w:eastAsia="pt-BR"/>
        </w:rPr>
        <w:t>à</w:t>
      </w:r>
      <w:r w:rsidR="00C53411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câmera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>, entretanto</w:t>
      </w:r>
      <w:r w:rsidR="00140FFD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possuem um </w:t>
      </w:r>
      <w:r w:rsidR="00140FFD">
        <w:rPr>
          <w:rFonts w:ascii="Times" w:eastAsia="Times New Roman" w:hAnsi="Times" w:cs="Times New Roman"/>
          <w:sz w:val="24"/>
          <w:szCs w:val="24"/>
          <w:lang w:eastAsia="pt-BR"/>
        </w:rPr>
        <w:t>custo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muito elevado para o escopo desse estudo.</w:t>
      </w:r>
    </w:p>
    <w:p w14:paraId="1AB39C95" w14:textId="17903562" w:rsidR="00FB2020" w:rsidRPr="001974B6" w:rsidRDefault="00FB2020" w:rsidP="001974B6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ab/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>Dentre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os </w:t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>módulos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de câmera</w:t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compatíveis com</w:t>
      </w: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o 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>Arduino, é</w:t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destacável </w:t>
      </w:r>
      <w:r w:rsidR="00277B00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o modelo </w:t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>VGA Ov7670 com 640x480</w:t>
      </w:r>
      <w:r w:rsidR="00277B00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pixels</w:t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de resolução </w:t>
      </w:r>
      <w:r w:rsidR="008D0F77" w:rsidRPr="001974B6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C71B64" w:rsidRPr="001974B6">
        <w:rPr>
          <w:rFonts w:ascii="Times" w:hAnsi="Times" w:cs="Times"/>
          <w:sz w:val="24"/>
          <w:szCs w:val="24"/>
        </w:rPr>
        <w:t>ALLDATASHEET</w:t>
      </w:r>
      <w:r w:rsidR="008D0F77" w:rsidRPr="001974B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140FFD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>2006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>). O</w:t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m</w:t>
      </w:r>
      <w:r w:rsidR="00277B00" w:rsidRPr="001974B6">
        <w:rPr>
          <w:rFonts w:ascii="Times" w:eastAsia="Times New Roman" w:hAnsi="Times" w:cs="Times New Roman"/>
          <w:sz w:val="24"/>
          <w:szCs w:val="24"/>
          <w:lang w:eastAsia="pt-BR"/>
        </w:rPr>
        <w:t>ó</w:t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dulo Ov7670 possui 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>um valor acessível,</w:t>
      </w:r>
      <w:r w:rsidR="00E6301E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E22F43" w:rsidRPr="001974B6">
        <w:rPr>
          <w:rFonts w:ascii="Times" w:eastAsia="Times New Roman" w:hAnsi="Times" w:cs="Times New Roman"/>
          <w:sz w:val="24"/>
          <w:szCs w:val="24"/>
          <w:lang w:eastAsia="pt-BR"/>
        </w:rPr>
        <w:t>porém possui uma implementação trabalhosa</w:t>
      </w:r>
      <w:r w:rsidR="00C53411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e uma qualidade baixa de câmera.</w:t>
      </w:r>
    </w:p>
    <w:p w14:paraId="110A01A7" w14:textId="31B158A4" w:rsidR="00234D4D" w:rsidRPr="00E710B8" w:rsidRDefault="00FB2020" w:rsidP="00234D4D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b/>
          <w:bCs/>
          <w:sz w:val="24"/>
          <w:szCs w:val="24"/>
          <w:lang w:eastAsia="pt-BR"/>
        </w:rPr>
      </w:pPr>
      <w:r w:rsidRPr="001974B6">
        <w:rPr>
          <w:rFonts w:ascii="Times" w:eastAsia="Times New Roman" w:hAnsi="Times" w:cs="Times New Roman"/>
          <w:sz w:val="24"/>
          <w:szCs w:val="24"/>
          <w:lang w:eastAsia="pt-BR"/>
        </w:rPr>
        <w:tab/>
      </w:r>
      <w:r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Uma possível solução </w:t>
      </w:r>
      <w:r w:rsidR="00C53411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para </w:t>
      </w:r>
      <w:r w:rsidR="007A1EB7" w:rsidRPr="004E4444">
        <w:rPr>
          <w:rFonts w:ascii="Times" w:eastAsia="Times New Roman" w:hAnsi="Times" w:cs="Times New Roman"/>
          <w:sz w:val="24"/>
          <w:szCs w:val="24"/>
          <w:lang w:eastAsia="pt-BR"/>
        </w:rPr>
        <w:t>amenizar</w:t>
      </w:r>
      <w:r w:rsidR="00C53411" w:rsidRPr="004E4444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140FFD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o </w:t>
      </w:r>
      <w:r w:rsidR="00C53411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problema </w:t>
      </w:r>
      <w:r w:rsidR="00140FFD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de baixa resolução da câmera </w:t>
      </w:r>
      <w:r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é utilizar </w:t>
      </w:r>
      <w:r w:rsidR="00277B00" w:rsidRPr="00CF5ACD">
        <w:rPr>
          <w:rFonts w:ascii="Times" w:eastAsia="Times New Roman" w:hAnsi="Times" w:cs="Times New Roman"/>
          <w:sz w:val="24"/>
          <w:szCs w:val="24"/>
          <w:lang w:eastAsia="pt-BR"/>
        </w:rPr>
        <w:t>o</w:t>
      </w:r>
      <w:r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 modelo ESP32</w:t>
      </w:r>
      <w:r w:rsidR="00277B00" w:rsidRPr="00CF5ACD">
        <w:rPr>
          <w:rFonts w:ascii="Times" w:eastAsia="Times New Roman" w:hAnsi="Times" w:cs="Times New Roman"/>
          <w:sz w:val="24"/>
          <w:szCs w:val="24"/>
          <w:lang w:eastAsia="pt-BR"/>
        </w:rPr>
        <w:t>-</w:t>
      </w:r>
      <w:r w:rsidR="00676B61" w:rsidRPr="00CF5ACD">
        <w:rPr>
          <w:rFonts w:ascii="Times" w:eastAsia="Times New Roman" w:hAnsi="Times" w:cs="Times New Roman"/>
          <w:sz w:val="24"/>
          <w:szCs w:val="24"/>
          <w:lang w:eastAsia="pt-BR"/>
        </w:rPr>
        <w:t>CAM</w:t>
      </w:r>
      <w:r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 que </w:t>
      </w:r>
      <w:r w:rsidR="004F34C5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possui </w:t>
      </w:r>
      <w:r w:rsidR="00C71B64" w:rsidRPr="00CF5ACD">
        <w:rPr>
          <w:rFonts w:ascii="Times" w:eastAsia="Times New Roman" w:hAnsi="Times" w:cs="Times New Roman"/>
          <w:sz w:val="24"/>
          <w:szCs w:val="24"/>
          <w:lang w:eastAsia="pt-BR"/>
        </w:rPr>
        <w:t>o</w:t>
      </w:r>
      <w:r w:rsidR="004F34C5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 módulo de </w:t>
      </w:r>
      <w:r w:rsidRPr="00CF5ACD">
        <w:rPr>
          <w:rFonts w:ascii="Times" w:eastAsia="Times New Roman" w:hAnsi="Times" w:cs="Times New Roman"/>
          <w:sz w:val="24"/>
          <w:szCs w:val="24"/>
          <w:lang w:eastAsia="pt-BR"/>
        </w:rPr>
        <w:t>câmera</w:t>
      </w:r>
      <w:r w:rsidR="00C71B64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 Ov2640,</w:t>
      </w:r>
      <w:r w:rsidR="00277B00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 de fácil</w:t>
      </w:r>
      <w:r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920C02" w:rsidRPr="00CF5ACD">
        <w:rPr>
          <w:rFonts w:ascii="Times" w:eastAsia="Times New Roman" w:hAnsi="Times" w:cs="Times New Roman"/>
          <w:sz w:val="24"/>
          <w:szCs w:val="24"/>
          <w:lang w:eastAsia="pt-BR"/>
        </w:rPr>
        <w:t>acoplamento</w:t>
      </w:r>
      <w:r w:rsidR="00C71B64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 e com capacidade de captura de 2MP e 1600x1200 </w:t>
      </w:r>
      <w:r w:rsidR="00C71B64" w:rsidRPr="00CF5ACD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pixel</w:t>
      </w:r>
      <w:r w:rsidR="00A46716" w:rsidRPr="00CF5ACD">
        <w:rPr>
          <w:rFonts w:ascii="Times" w:eastAsia="Times New Roman" w:hAnsi="Times" w:cs="Times New Roman"/>
          <w:i/>
          <w:iCs/>
          <w:sz w:val="24"/>
          <w:szCs w:val="24"/>
          <w:lang w:eastAsia="pt-BR"/>
        </w:rPr>
        <w:t>s</w:t>
      </w:r>
      <w:r w:rsidR="00C71B64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 de resolução </w:t>
      </w:r>
      <w:r w:rsidR="00140FFD" w:rsidRPr="00CF5ACD">
        <w:rPr>
          <w:rFonts w:ascii="Times" w:eastAsia="Times New Roman" w:hAnsi="Times" w:cs="Times New Roman"/>
          <w:sz w:val="24"/>
          <w:szCs w:val="24"/>
          <w:lang w:eastAsia="pt-BR"/>
        </w:rPr>
        <w:t>(</w:t>
      </w:r>
      <w:r w:rsidR="00C71B64" w:rsidRPr="00CF5ACD">
        <w:rPr>
          <w:rFonts w:ascii="Times" w:hAnsi="Times" w:cs="Times"/>
          <w:sz w:val="24"/>
          <w:szCs w:val="24"/>
        </w:rPr>
        <w:t>ALLDATASHEET</w:t>
      </w:r>
      <w:r w:rsidR="00140FFD" w:rsidRPr="00CF5ACD">
        <w:rPr>
          <w:rFonts w:ascii="Times" w:hAnsi="Times" w:cs="Times"/>
          <w:sz w:val="24"/>
          <w:szCs w:val="24"/>
        </w:rPr>
        <w:t xml:space="preserve">, </w:t>
      </w:r>
      <w:r w:rsidR="00C71B64" w:rsidRPr="00CF5ACD">
        <w:rPr>
          <w:rFonts w:ascii="Times" w:eastAsia="Times New Roman" w:hAnsi="Times" w:cs="Times New Roman"/>
          <w:sz w:val="24"/>
          <w:szCs w:val="24"/>
          <w:lang w:eastAsia="pt-BR"/>
        </w:rPr>
        <w:t>2006).</w:t>
      </w:r>
      <w:r w:rsidR="00920C02" w:rsidRPr="00CF5ACD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920C02" w:rsidRPr="001974B6">
        <w:rPr>
          <w:rFonts w:ascii="Times" w:eastAsia="Times New Roman" w:hAnsi="Times" w:cs="Times New Roman"/>
          <w:sz w:val="24"/>
          <w:szCs w:val="24"/>
          <w:lang w:eastAsia="pt-BR"/>
        </w:rPr>
        <w:t>Dessa</w:t>
      </w:r>
      <w:r w:rsidR="00277B00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forma</w:t>
      </w:r>
      <w:r w:rsidR="00920C02" w:rsidRPr="001974B6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277B00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é possível usufruir da sua conexão Wi-Fi para transmissão de imagens capturadas em tempo real.</w:t>
      </w:r>
      <w:r w:rsidR="00C71B64" w:rsidRPr="001974B6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DC62AE" w:rsidRPr="00DC62AE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ab/>
      </w:r>
    </w:p>
    <w:p w14:paraId="34163788" w14:textId="6BAF737B" w:rsidR="00CF5ACD" w:rsidRDefault="00B40354" w:rsidP="009016A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sz w:val="24"/>
          <w:szCs w:val="24"/>
          <w:lang w:eastAsia="pt-BR"/>
        </w:rPr>
      </w:pPr>
      <w:r w:rsidRPr="00E10A32"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  <w:tab/>
      </w:r>
      <w:r w:rsidRPr="007A11EB">
        <w:rPr>
          <w:rFonts w:ascii="Times" w:eastAsia="Times New Roman" w:hAnsi="Times" w:cs="Times New Roman"/>
          <w:sz w:val="24"/>
          <w:szCs w:val="24"/>
          <w:lang w:eastAsia="pt-BR"/>
        </w:rPr>
        <w:t xml:space="preserve">Para que a câmera tenha capacidade de rastrear o objeto focal da imagem, será necessário a utilização de dois servos </w:t>
      </w:r>
      <w:r w:rsidR="007A11EB" w:rsidRPr="007A11EB">
        <w:rPr>
          <w:rFonts w:ascii="Times" w:eastAsia="Times New Roman" w:hAnsi="Times" w:cs="Times New Roman"/>
          <w:sz w:val="24"/>
          <w:szCs w:val="24"/>
          <w:lang w:eastAsia="pt-BR"/>
        </w:rPr>
        <w:t xml:space="preserve">motores do modelo SG90. Cada um </w:t>
      </w:r>
      <w:r w:rsidR="007A11EB">
        <w:rPr>
          <w:rFonts w:ascii="Times" w:eastAsia="Times New Roman" w:hAnsi="Times" w:cs="Times New Roman"/>
          <w:sz w:val="24"/>
          <w:szCs w:val="24"/>
          <w:lang w:eastAsia="pt-BR"/>
        </w:rPr>
        <w:t>possui tensão de operação</w:t>
      </w:r>
      <w:r w:rsidR="007A11EB" w:rsidRPr="007A11EB">
        <w:rPr>
          <w:rFonts w:ascii="Times" w:eastAsia="Times New Roman" w:hAnsi="Times" w:cs="Times New Roman"/>
          <w:sz w:val="24"/>
          <w:szCs w:val="24"/>
          <w:lang w:eastAsia="pt-BR"/>
        </w:rPr>
        <w:t xml:space="preserve"> </w:t>
      </w:r>
      <w:r w:rsidR="007A11EB">
        <w:rPr>
          <w:rFonts w:ascii="Times" w:eastAsia="Times New Roman" w:hAnsi="Times" w:cs="Times New Roman"/>
          <w:sz w:val="24"/>
          <w:szCs w:val="24"/>
          <w:lang w:eastAsia="pt-BR"/>
        </w:rPr>
        <w:t>de</w:t>
      </w:r>
      <w:r w:rsidR="007A11EB" w:rsidRPr="007A11EB">
        <w:rPr>
          <w:rFonts w:ascii="Times" w:eastAsia="Times New Roman" w:hAnsi="Times" w:cs="Times New Roman"/>
          <w:sz w:val="24"/>
          <w:szCs w:val="24"/>
          <w:lang w:eastAsia="pt-BR"/>
        </w:rPr>
        <w:t xml:space="preserve"> 4.8 V e torque de 1.8 kgf*cm (ALLDATASHEET</w:t>
      </w:r>
      <w:r w:rsidR="00E6650E">
        <w:rPr>
          <w:rFonts w:ascii="Times" w:eastAsia="Times New Roman" w:hAnsi="Times" w:cs="Times New Roman"/>
          <w:sz w:val="24"/>
          <w:szCs w:val="24"/>
          <w:lang w:eastAsia="pt-BR"/>
        </w:rPr>
        <w:t>,</w:t>
      </w:r>
      <w:r w:rsidR="007A11EB" w:rsidRPr="007A11EB">
        <w:rPr>
          <w:rFonts w:ascii="Times" w:eastAsia="Times New Roman" w:hAnsi="Times" w:cs="Times New Roman"/>
          <w:sz w:val="24"/>
          <w:szCs w:val="24"/>
          <w:lang w:eastAsia="pt-BR"/>
        </w:rPr>
        <w:t xml:space="preserve"> 2025)</w:t>
      </w:r>
      <w:r w:rsidR="00E6650E">
        <w:rPr>
          <w:rFonts w:ascii="Times" w:eastAsia="Times New Roman" w:hAnsi="Times" w:cs="Times New Roman"/>
          <w:sz w:val="24"/>
          <w:szCs w:val="24"/>
          <w:lang w:eastAsia="pt-BR"/>
        </w:rPr>
        <w:t>.</w:t>
      </w:r>
    </w:p>
    <w:p w14:paraId="64C44287" w14:textId="5775D84A" w:rsidR="00E710B8" w:rsidRDefault="00E710B8" w:rsidP="009016A4">
      <w:pPr>
        <w:tabs>
          <w:tab w:val="left" w:pos="720"/>
        </w:tabs>
        <w:spacing w:before="120" w:after="0" w:line="240" w:lineRule="auto"/>
        <w:jc w:val="both"/>
        <w:rPr>
          <w:rFonts w:ascii="Times" w:eastAsia="Times New Roman" w:hAnsi="Times" w:cs="Times New Roman"/>
          <w:color w:val="EE0000"/>
          <w:sz w:val="24"/>
          <w:szCs w:val="24"/>
          <w:lang w:eastAsia="pt-BR"/>
        </w:rPr>
      </w:pPr>
      <w:r>
        <w:rPr>
          <w:rFonts w:ascii="Times" w:eastAsia="Times New Roman" w:hAnsi="Times" w:cs="Times New Roman"/>
          <w:sz w:val="24"/>
          <w:szCs w:val="24"/>
          <w:lang w:eastAsia="pt-BR"/>
        </w:rPr>
        <w:tab/>
        <w:t xml:space="preserve"> </w:t>
      </w:r>
    </w:p>
    <w:p w14:paraId="38F95635" w14:textId="7EFECABB" w:rsidR="008567F4" w:rsidRPr="003F708C" w:rsidRDefault="00B86376" w:rsidP="008567F4">
      <w:pPr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</w:rPr>
      </w:pPr>
      <w:r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</w:rPr>
        <w:t>3</w:t>
      </w:r>
      <w:r w:rsidR="008567F4">
        <w:rPr>
          <w:rFonts w:ascii="Times" w:eastAsia="Times New Roman" w:hAnsi="Times" w:cs="Times New Roman"/>
          <w:b/>
          <w:bCs/>
          <w:kern w:val="28"/>
          <w:sz w:val="26"/>
          <w:szCs w:val="26"/>
          <w:lang w:eastAsia="pt-BR"/>
        </w:rPr>
        <w:t>. Metodologia</w:t>
      </w:r>
      <w:r w:rsidR="008567F4">
        <w:rPr>
          <w:rFonts w:ascii="Times" w:eastAsia="Times New Roman" w:hAnsi="Times" w:cs="Times"/>
          <w:b/>
          <w:bCs/>
          <w:kern w:val="28"/>
          <w:sz w:val="26"/>
          <w:szCs w:val="26"/>
          <w:lang w:eastAsia="pt-BR"/>
        </w:rPr>
        <w:t xml:space="preserve"> </w:t>
      </w:r>
    </w:p>
    <w:p w14:paraId="5358406D" w14:textId="20E25873" w:rsidR="000536EB" w:rsidRPr="003F708C" w:rsidRDefault="000536EB" w:rsidP="00D421B3">
      <w:pPr>
        <w:spacing w:before="120" w:after="0" w:line="240" w:lineRule="auto"/>
        <w:ind w:firstLine="708"/>
        <w:jc w:val="both"/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</w:pP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Para produção do protótipo foi utilizado o módulo de câmera OV2640, acoplado ao microcontrolador ESP32-CAM. Esse conjunto foi responsável por controlar as ações dos servomotores e enviar as imagens em tempo real para o computador por meio de uma conexão Wi-Fi.</w:t>
      </w:r>
    </w:p>
    <w:p w14:paraId="3F4A7EA5" w14:textId="27E862F7" w:rsidR="004E4444" w:rsidRPr="003F708C" w:rsidRDefault="00CC7D7E" w:rsidP="00D421B3">
      <w:pPr>
        <w:spacing w:before="120" w:after="0" w:line="240" w:lineRule="auto"/>
        <w:ind w:firstLine="708"/>
        <w:jc w:val="both"/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</w:pP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Foram</w:t>
      </w:r>
      <w:r w:rsidR="000536EB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utilizados </w:t>
      </w:r>
      <w:r w:rsidR="004E4444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dois servomotores </w:t>
      </w:r>
      <w:r w:rsidR="000536EB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para</w:t>
      </w:r>
      <w:r w:rsidR="004E4444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0536EB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controlar</w:t>
      </w:r>
      <w:r w:rsidR="004E4444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uma base com capacidade de movimentação vertical e horizontal. Sobre essa base, está instalado um módulo de câmera ESP32-CAM, que pode ser direcionado para o objeto de interesse na cena.</w:t>
      </w:r>
    </w:p>
    <w:p w14:paraId="212E135A" w14:textId="3B110273" w:rsidR="00B67E5A" w:rsidRPr="003F708C" w:rsidRDefault="00D421B3" w:rsidP="00D421B3">
      <w:pPr>
        <w:spacing w:before="120" w:after="0" w:line="240" w:lineRule="auto"/>
        <w:ind w:firstLine="708"/>
        <w:jc w:val="both"/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</w:pP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Para </w:t>
      </w:r>
      <w:r w:rsidR="00B67E5A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criação do código utilizado no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microcontrolador ESP32-CAM, foi utilizado a linguagem C</w:t>
      </w:r>
      <w:r w:rsid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B67E5A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com o auxílio da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Arduino IDE</w:t>
      </w:r>
      <w:r w:rsidR="003270C9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.</w:t>
      </w:r>
    </w:p>
    <w:p w14:paraId="695131CA" w14:textId="6E8940A6" w:rsidR="00D421B3" w:rsidRPr="003F708C" w:rsidRDefault="003270C9" w:rsidP="00D421B3">
      <w:pPr>
        <w:spacing w:before="120" w:after="0" w:line="240" w:lineRule="auto"/>
        <w:ind w:firstLine="708"/>
        <w:jc w:val="both"/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</w:pP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Para</w:t>
      </w:r>
      <w:r w:rsidR="00B67E5A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que fosse possível transmitir o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código compilado do computador para a placa foi utilizado um conversor serial </w:t>
      </w:r>
      <w:r w:rsidR="00B67E5A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FT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232rl de 5v.</w:t>
      </w:r>
      <w:r w:rsidR="00B67E5A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Uma ferramenta alternativa ao conversor serial é o ESP32-CAM Shield que </w:t>
      </w:r>
      <w:r w:rsidR="008D654D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facilita a programação e a conexão da placa com o computador, tornando o processo de debug mais simples eliminando o uso de esquemas elétrico.</w:t>
      </w:r>
    </w:p>
    <w:p w14:paraId="4FED75EB" w14:textId="3B6E415B" w:rsidR="00D55986" w:rsidRPr="003F708C" w:rsidRDefault="00727101" w:rsidP="00140FFD">
      <w:pPr>
        <w:spacing w:before="120" w:after="0" w:line="240" w:lineRule="auto"/>
        <w:ind w:firstLine="708"/>
        <w:jc w:val="both"/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</w:pP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A tarefa</w:t>
      </w:r>
      <w:r w:rsidR="00B67E5A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de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detecção de pessoas </w:t>
      </w:r>
      <w:r w:rsidR="00DB4B6D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foi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desenvolvida 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usando a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linguagem Python</w:t>
      </w:r>
      <w:r w:rsidR="00220DA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B67E5A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3.12 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e </w:t>
      </w:r>
      <w:r w:rsidR="00DB4B6D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o algoritmo YOLO</w:t>
      </w:r>
      <w:r w:rsidR="003270C9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utilizando o modelo pré treinado YOLOv</w:t>
      </w:r>
      <w:r w:rsidR="00B67E5A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8</w:t>
      </w:r>
      <w:r w:rsidR="003270C9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n.</w:t>
      </w:r>
    </w:p>
    <w:p w14:paraId="7877DCED" w14:textId="55FE4EA8" w:rsidR="00772612" w:rsidRPr="00803D36" w:rsidRDefault="00D55986" w:rsidP="00140FFD">
      <w:pPr>
        <w:spacing w:before="120" w:after="0" w:line="240" w:lineRule="auto"/>
        <w:jc w:val="both"/>
        <w:rPr>
          <w:rFonts w:ascii="Times" w:eastAsia="Times New Roman" w:hAnsi="Times" w:cs="Times"/>
          <w:color w:val="00B050"/>
          <w:sz w:val="24"/>
          <w:szCs w:val="24"/>
          <w:lang w:eastAsia="pt-BR"/>
        </w:rPr>
      </w:pPr>
      <w:r w:rsidRPr="00803D36">
        <w:rPr>
          <w:rFonts w:ascii="Times" w:eastAsia="Times New Roman" w:hAnsi="Times" w:cs="Times"/>
          <w:color w:val="00B050"/>
          <w:sz w:val="24"/>
          <w:szCs w:val="24"/>
          <w:lang w:eastAsia="pt-BR"/>
        </w:rPr>
        <w:tab/>
      </w:r>
      <w:r w:rsidR="00D463ED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Todo o processamento do software </w:t>
      </w:r>
      <w:r w:rsidR="0058510A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foi</w:t>
      </w:r>
      <w:r w:rsidR="00D463ED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feito por um computador 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com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as seguintes </w:t>
      </w:r>
      <w:r w:rsidR="00D463ED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configurações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: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277B00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CPU 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Intel® Core™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i5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-</w:t>
      </w:r>
      <w:r w:rsidR="00277B00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4590,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GPU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001236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AMD 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RX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5500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XT e 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8GB de memória </w:t>
      </w:r>
      <w:r w:rsidR="00277B00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RAM</w:t>
      </w:r>
      <w:r w:rsidR="00803D36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em uma plataforma </w:t>
      </w:r>
      <w:r w:rsidR="003F708C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Windows</w:t>
      </w:r>
      <w:r w:rsidR="00AC3868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10</w:t>
      </w:r>
      <w:r w:rsidR="00676B61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>.</w:t>
      </w:r>
      <w:r w:rsidR="00277B00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  <w:r w:rsidR="00DB4B6D" w:rsidRPr="003F708C">
        <w:rPr>
          <w:rFonts w:ascii="Times" w:eastAsia="Times New Roman" w:hAnsi="Times" w:cs="Times"/>
          <w:color w:val="000000" w:themeColor="text1"/>
          <w:sz w:val="24"/>
          <w:szCs w:val="24"/>
          <w:lang w:eastAsia="pt-BR"/>
        </w:rPr>
        <w:t xml:space="preserve"> </w:t>
      </w:r>
    </w:p>
    <w:p w14:paraId="75BF0CEA" w14:textId="77777777" w:rsidR="00140FFD" w:rsidRPr="00140FFD" w:rsidRDefault="00140FFD" w:rsidP="00140FFD">
      <w:pPr>
        <w:spacing w:before="120" w:after="0" w:line="240" w:lineRule="auto"/>
        <w:jc w:val="both"/>
        <w:rPr>
          <w:rFonts w:ascii="Times" w:eastAsia="Times New Roman" w:hAnsi="Times" w:cs="Times"/>
          <w:sz w:val="24"/>
          <w:szCs w:val="24"/>
          <w:lang w:eastAsia="pt-BR"/>
        </w:rPr>
      </w:pPr>
    </w:p>
    <w:p w14:paraId="4C7CB6AE" w14:textId="5802906B" w:rsidR="00115B6E" w:rsidRPr="003F708C" w:rsidRDefault="00920C02" w:rsidP="004E4444">
      <w:pPr>
        <w:rPr>
          <w:rFonts w:ascii="Times" w:eastAsia="Times New Roman" w:hAnsi="Times" w:cs="Times New Roman"/>
          <w:b/>
          <w:bCs/>
          <w:color w:val="000000" w:themeColor="text1"/>
          <w:kern w:val="28"/>
          <w:sz w:val="26"/>
          <w:szCs w:val="26"/>
          <w:lang w:eastAsia="pt-BR"/>
        </w:rPr>
      </w:pPr>
      <w:r w:rsidRPr="003F708C">
        <w:rPr>
          <w:rFonts w:ascii="Times" w:eastAsia="Times New Roman" w:hAnsi="Times" w:cs="Times New Roman"/>
          <w:b/>
          <w:bCs/>
          <w:color w:val="000000" w:themeColor="text1"/>
          <w:kern w:val="28"/>
          <w:sz w:val="26"/>
          <w:szCs w:val="26"/>
          <w:lang w:eastAsia="pt-BR"/>
        </w:rPr>
        <w:t xml:space="preserve">4. </w:t>
      </w:r>
      <w:r w:rsidR="00C91BAE" w:rsidRPr="003F708C">
        <w:rPr>
          <w:rFonts w:ascii="Times" w:eastAsia="Times New Roman" w:hAnsi="Times" w:cs="Times New Roman"/>
          <w:b/>
          <w:bCs/>
          <w:color w:val="000000" w:themeColor="text1"/>
          <w:kern w:val="28"/>
          <w:sz w:val="26"/>
          <w:szCs w:val="26"/>
          <w:lang w:eastAsia="pt-BR"/>
        </w:rPr>
        <w:t>Resultados e Discussão</w:t>
      </w:r>
    </w:p>
    <w:p w14:paraId="61FD65D6" w14:textId="392387E8" w:rsidR="00CC7D7E" w:rsidRDefault="00CC7D7E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  <w:r w:rsidRPr="00CC7D7E">
        <w:rPr>
          <w:rFonts w:ascii="Times" w:eastAsia="Times New Roman" w:hAnsi="Times" w:cs="Times New Roman"/>
          <w:color w:val="00B050"/>
          <w:kern w:val="28"/>
          <w:sz w:val="26"/>
          <w:szCs w:val="26"/>
          <w:lang w:eastAsia="pt-BR"/>
        </w:rPr>
        <w:lastRenderedPageBreak/>
        <w:tab/>
      </w:r>
      <w:r w:rsidR="00263C86" w:rsidRPr="003F708C">
        <w:rPr>
          <w:rFonts w:ascii="Times" w:eastAsia="Times New Roman" w:hAnsi="Times" w:cs="Times New Roman"/>
          <w:color w:val="000000" w:themeColor="text1"/>
          <w:kern w:val="28"/>
          <w:sz w:val="24"/>
          <w:szCs w:val="24"/>
          <w:lang w:eastAsia="pt-BR"/>
        </w:rPr>
        <w:t>Para realizar o projeto, foram tomadas algumas etapas de desenvolvimento, incluindo o planejamento, a montagem do hardware</w:t>
      </w:r>
      <w:r w:rsidR="004C308C" w:rsidRPr="003F708C">
        <w:rPr>
          <w:rFonts w:ascii="Times" w:eastAsia="Times New Roman" w:hAnsi="Times" w:cs="Times New Roman"/>
          <w:color w:val="000000" w:themeColor="text1"/>
          <w:kern w:val="28"/>
          <w:sz w:val="24"/>
          <w:szCs w:val="24"/>
          <w:lang w:eastAsia="pt-BR"/>
        </w:rPr>
        <w:t>,</w:t>
      </w:r>
      <w:r w:rsidR="00263C86" w:rsidRPr="003F708C">
        <w:rPr>
          <w:rFonts w:ascii="Times" w:eastAsia="Times New Roman" w:hAnsi="Times" w:cs="Times New Roman"/>
          <w:color w:val="000000" w:themeColor="text1"/>
          <w:kern w:val="28"/>
          <w:sz w:val="24"/>
          <w:szCs w:val="24"/>
          <w:lang w:eastAsia="pt-BR"/>
        </w:rPr>
        <w:t xml:space="preserve"> a programação do microcontrolador</w:t>
      </w:r>
      <w:r w:rsidR="004C308C" w:rsidRPr="003F708C">
        <w:rPr>
          <w:rFonts w:ascii="Times" w:eastAsia="Times New Roman" w:hAnsi="Times" w:cs="Times New Roman"/>
          <w:color w:val="000000" w:themeColor="text1"/>
          <w:kern w:val="28"/>
          <w:sz w:val="24"/>
          <w:szCs w:val="24"/>
          <w:lang w:eastAsia="pt-BR"/>
        </w:rPr>
        <w:t xml:space="preserve"> e</w:t>
      </w:r>
      <w:r w:rsidR="00263C86" w:rsidRPr="003F708C">
        <w:rPr>
          <w:rFonts w:ascii="Times" w:eastAsia="Times New Roman" w:hAnsi="Times" w:cs="Times New Roman"/>
          <w:color w:val="000000" w:themeColor="text1"/>
          <w:kern w:val="28"/>
          <w:sz w:val="24"/>
          <w:szCs w:val="24"/>
          <w:lang w:eastAsia="pt-BR"/>
        </w:rPr>
        <w:t xml:space="preserve"> algoritmo de detecção </w:t>
      </w:r>
      <w:r w:rsidR="004C308C" w:rsidRPr="003F708C">
        <w:rPr>
          <w:rFonts w:ascii="Times" w:eastAsia="Times New Roman" w:hAnsi="Times" w:cs="Times New Roman"/>
          <w:color w:val="000000" w:themeColor="text1"/>
          <w:kern w:val="28"/>
          <w:sz w:val="24"/>
          <w:szCs w:val="24"/>
          <w:lang w:eastAsia="pt-BR"/>
        </w:rPr>
        <w:t>de pessoas e por fim, foram realizados os</w:t>
      </w:r>
      <w:r w:rsidR="00263C86" w:rsidRPr="003F708C">
        <w:rPr>
          <w:rFonts w:ascii="Times" w:eastAsia="Times New Roman" w:hAnsi="Times" w:cs="Times New Roman"/>
          <w:color w:val="000000" w:themeColor="text1"/>
          <w:kern w:val="28"/>
          <w:sz w:val="24"/>
          <w:szCs w:val="24"/>
          <w:lang w:eastAsia="pt-BR"/>
        </w:rPr>
        <w:t xml:space="preserve"> testes de funcionamento.</w:t>
      </w:r>
    </w:p>
    <w:p w14:paraId="245C4CD8" w14:textId="5751B418" w:rsidR="00DA0F56" w:rsidRPr="003F708C" w:rsidRDefault="003F708C" w:rsidP="003F708C">
      <w:pPr>
        <w:jc w:val="both"/>
        <w:rPr>
          <w:rFonts w:ascii="Times" w:eastAsia="Times New Roman" w:hAnsi="Times" w:cs="Times New Roman"/>
          <w:b/>
          <w:bCs/>
          <w:color w:val="000000" w:themeColor="text1"/>
          <w:kern w:val="28"/>
          <w:sz w:val="24"/>
          <w:szCs w:val="24"/>
          <w:lang w:eastAsia="pt-BR"/>
        </w:rPr>
      </w:pPr>
      <w:r>
        <w:rPr>
          <w:rFonts w:ascii="Times" w:eastAsia="Times New Roman" w:hAnsi="Times" w:cs="Times New Roman"/>
          <w:noProof/>
          <w:color w:val="00B050"/>
          <w:kern w:val="28"/>
          <w:sz w:val="24"/>
          <w:szCs w:val="24"/>
          <w:lang w:eastAsia="pt-BR"/>
        </w:rPr>
        <w:drawing>
          <wp:anchor distT="0" distB="0" distL="114300" distR="114300" simplePos="0" relativeHeight="251668480" behindDoc="0" locked="0" layoutInCell="1" allowOverlap="1" wp14:anchorId="7BCFF8F0" wp14:editId="2AA5E67D">
            <wp:simplePos x="0" y="0"/>
            <wp:positionH relativeFrom="margin">
              <wp:align>center</wp:align>
            </wp:positionH>
            <wp:positionV relativeFrom="paragraph">
              <wp:posOffset>394335</wp:posOffset>
            </wp:positionV>
            <wp:extent cx="4810125" cy="2710815"/>
            <wp:effectExtent l="0" t="0" r="9525" b="0"/>
            <wp:wrapSquare wrapText="bothSides"/>
            <wp:docPr id="13977456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45673" name="Imagem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A0F56" w:rsidRPr="003F708C">
        <w:rPr>
          <w:rFonts w:ascii="Times" w:eastAsia="Times New Roman" w:hAnsi="Times" w:cs="Times New Roman"/>
          <w:b/>
          <w:bCs/>
          <w:color w:val="000000" w:themeColor="text1"/>
          <w:kern w:val="28"/>
          <w:sz w:val="24"/>
          <w:szCs w:val="24"/>
          <w:lang w:eastAsia="pt-BR"/>
        </w:rPr>
        <w:t>4.1 Esquema de Funcionamento</w:t>
      </w:r>
    </w:p>
    <w:p w14:paraId="320FBCDA" w14:textId="7014DBCB" w:rsidR="00DA0F56" w:rsidRDefault="00DA0F56" w:rsidP="003F708C">
      <w:pPr>
        <w:pStyle w:val="Legenda"/>
        <w:rPr>
          <w:rFonts w:ascii="Times" w:eastAsia="Times New Roman" w:hAnsi="Times"/>
          <w:color w:val="00B050"/>
          <w:kern w:val="28"/>
          <w:sz w:val="24"/>
          <w:szCs w:val="24"/>
          <w:lang w:eastAsia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036A3">
        <w:rPr>
          <w:noProof/>
        </w:rPr>
        <w:t>6</w:t>
      </w:r>
      <w:r>
        <w:fldChar w:fldCharType="end"/>
      </w:r>
      <w:r>
        <w:t>:</w:t>
      </w:r>
      <w:r w:rsidR="003F708C">
        <w:t>Diagrama funcional</w:t>
      </w:r>
      <w:r>
        <w:t xml:space="preserve"> do </w:t>
      </w:r>
      <w:r w:rsidR="003F708C">
        <w:t>p</w:t>
      </w:r>
      <w:r>
        <w:t>rojeto</w:t>
      </w:r>
    </w:p>
    <w:p w14:paraId="449967AB" w14:textId="77777777" w:rsidR="00DA0F56" w:rsidRDefault="00DA0F56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19571953" w14:textId="77777777" w:rsidR="00DA0F56" w:rsidRDefault="00DA0F56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0AE56C6B" w14:textId="437162AD" w:rsidR="00DA0F56" w:rsidRPr="00BB3A71" w:rsidRDefault="001047A8" w:rsidP="00263C86">
      <w:pPr>
        <w:jc w:val="both"/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</w:pPr>
      <w:r w:rsidRPr="00BB3A71"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 xml:space="preserve">Controle </w:t>
      </w:r>
      <w:proofErr w:type="gramStart"/>
      <w:r w:rsidRPr="00BB3A71"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>dos servo</w:t>
      </w:r>
      <w:proofErr w:type="gramEnd"/>
    </w:p>
    <w:p w14:paraId="7F23E713" w14:textId="74ECE296" w:rsidR="001047A8" w:rsidRPr="00BB3A71" w:rsidRDefault="001047A8" w:rsidP="00263C86">
      <w:pPr>
        <w:jc w:val="both"/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</w:pPr>
      <w:r w:rsidRPr="00BB3A71"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 xml:space="preserve">Captura </w:t>
      </w:r>
    </w:p>
    <w:p w14:paraId="06B40862" w14:textId="1D0E2092" w:rsidR="001047A8" w:rsidRPr="00BB3A71" w:rsidRDefault="001047A8" w:rsidP="00263C86">
      <w:pPr>
        <w:jc w:val="both"/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</w:pPr>
      <w:proofErr w:type="spellStart"/>
      <w:r w:rsidRPr="00BB3A71"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>Processamnt</w:t>
      </w:r>
      <w:proofErr w:type="spellEnd"/>
    </w:p>
    <w:p w14:paraId="38ACC31D" w14:textId="0316710C" w:rsidR="001047A8" w:rsidRPr="00BB3A71" w:rsidRDefault="001047A8" w:rsidP="00263C86">
      <w:pPr>
        <w:jc w:val="both"/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</w:pPr>
      <w:r w:rsidRPr="00BB3A71"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>Coordenadas</w:t>
      </w:r>
    </w:p>
    <w:p w14:paraId="3CEE2D62" w14:textId="2826B506" w:rsidR="00DA0F56" w:rsidRDefault="00BB3A71" w:rsidP="00263C86">
      <w:pPr>
        <w:jc w:val="both"/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</w:pPr>
      <w:proofErr w:type="spellStart"/>
      <w:r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>Rocm-eplicar</w:t>
      </w:r>
      <w:proofErr w:type="spellEnd"/>
      <w:r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 xml:space="preserve"> e colocar os </w:t>
      </w:r>
      <w:proofErr w:type="spellStart"/>
      <w:r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>trechso</w:t>
      </w:r>
      <w:proofErr w:type="spellEnd"/>
      <w:r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 xml:space="preserve"> do código</w:t>
      </w:r>
    </w:p>
    <w:p w14:paraId="1B97B0C3" w14:textId="7BF2256B" w:rsidR="00BB3A71" w:rsidRPr="00BB3A71" w:rsidRDefault="00BB3A71" w:rsidP="00263C86">
      <w:pPr>
        <w:jc w:val="both"/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</w:pPr>
      <w:r>
        <w:rPr>
          <w:rFonts w:ascii="Times" w:eastAsia="Times New Roman" w:hAnsi="Times" w:cs="Times New Roman"/>
          <w:color w:val="EE0000"/>
          <w:kern w:val="28"/>
          <w:sz w:val="24"/>
          <w:szCs w:val="24"/>
          <w:lang w:eastAsia="pt-BR"/>
        </w:rPr>
        <w:t>Fazer vcideos</w:t>
      </w:r>
    </w:p>
    <w:p w14:paraId="48EBBA89" w14:textId="77777777" w:rsidR="00DA0F56" w:rsidRDefault="00DA0F56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65852575" w14:textId="77777777" w:rsidR="00DA0F56" w:rsidRDefault="00DA0F56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4A320C2F" w14:textId="77777777" w:rsidR="003F708C" w:rsidRDefault="003F708C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4A58577E" w14:textId="77777777" w:rsidR="003F708C" w:rsidRDefault="003F708C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14A71BFD" w14:textId="77777777" w:rsidR="00B12303" w:rsidRDefault="00B12303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3CE9CCE0" w14:textId="77777777" w:rsidR="00B12303" w:rsidRDefault="00B12303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0279D53A" w14:textId="77777777" w:rsidR="00B12303" w:rsidRDefault="00B12303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6AA60031" w14:textId="77777777" w:rsidR="00B12303" w:rsidRDefault="00B12303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3D41F94A" w14:textId="77777777" w:rsidR="00B12303" w:rsidRPr="00715ED8" w:rsidRDefault="00B12303" w:rsidP="00263C86">
      <w:pPr>
        <w:jc w:val="both"/>
        <w:rPr>
          <w:rFonts w:ascii="Times" w:eastAsia="Times New Roman" w:hAnsi="Times" w:cs="Times New Roman"/>
          <w:color w:val="00B050"/>
          <w:kern w:val="28"/>
          <w:sz w:val="24"/>
          <w:szCs w:val="24"/>
          <w:lang w:eastAsia="pt-BR"/>
        </w:rPr>
      </w:pPr>
    </w:p>
    <w:p w14:paraId="0BEB2483" w14:textId="255BAC61" w:rsidR="00E3061C" w:rsidRPr="003F708C" w:rsidRDefault="00E3061C" w:rsidP="00920C02">
      <w:pPr>
        <w:rPr>
          <w:rFonts w:ascii="Times" w:hAnsi="Times" w:cs="Times"/>
          <w:b/>
          <w:bCs/>
          <w:color w:val="000000" w:themeColor="text1"/>
          <w:sz w:val="24"/>
          <w:szCs w:val="24"/>
        </w:rPr>
      </w:pPr>
      <w:r w:rsidRPr="003F708C">
        <w:rPr>
          <w:rFonts w:ascii="Times" w:hAnsi="Times" w:cs="Times"/>
          <w:b/>
          <w:bCs/>
          <w:color w:val="000000" w:themeColor="text1"/>
          <w:sz w:val="24"/>
          <w:szCs w:val="24"/>
        </w:rPr>
        <w:t>4.1 Construção do Hardware</w:t>
      </w:r>
    </w:p>
    <w:p w14:paraId="606ECCF7" w14:textId="3A214D79" w:rsidR="002009C1" w:rsidRPr="003F708C" w:rsidRDefault="008F4497" w:rsidP="00920C02">
      <w:pPr>
        <w:rPr>
          <w:rFonts w:ascii="Times" w:hAnsi="Times" w:cs="Times"/>
          <w:color w:val="00B050"/>
          <w:sz w:val="24"/>
          <w:szCs w:val="24"/>
        </w:rPr>
      </w:pPr>
      <w:r w:rsidRPr="003F708C">
        <w:rPr>
          <w:rFonts w:ascii="Times" w:hAnsi="Times" w:cs="Times"/>
          <w:color w:val="000000" w:themeColor="text1"/>
          <w:sz w:val="24"/>
          <w:szCs w:val="24"/>
        </w:rPr>
        <w:t>O protótipo foi construído com base no diagrama abaixo</w:t>
      </w:r>
      <w:r w:rsidRPr="00CC7D7E">
        <w:rPr>
          <w:rFonts w:ascii="Times" w:hAnsi="Times" w:cs="Times"/>
          <w:color w:val="00B050"/>
          <w:sz w:val="24"/>
          <w:szCs w:val="24"/>
        </w:rPr>
        <w:t>.</w:t>
      </w:r>
    </w:p>
    <w:p w14:paraId="29FFBB15" w14:textId="77777777" w:rsidR="00263C86" w:rsidRDefault="002009C1" w:rsidP="00263C86">
      <w:pPr>
        <w:keepNext/>
        <w:jc w:val="both"/>
      </w:pPr>
      <w:r w:rsidRPr="00E26024">
        <w:rPr>
          <w:noProof/>
          <w:color w:val="3A7C22" w:themeColor="accent6" w:themeShade="BF"/>
          <w:highlight w:val="yellow"/>
        </w:rPr>
        <w:drawing>
          <wp:inline distT="0" distB="0" distL="0" distR="0" wp14:anchorId="6117C703" wp14:editId="34BC1D8F">
            <wp:extent cx="5133975" cy="2893530"/>
            <wp:effectExtent l="0" t="0" r="0" b="2540"/>
            <wp:docPr id="664848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143" cy="28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F77F" w14:textId="48E3AEC1" w:rsidR="002009C1" w:rsidRPr="003F708C" w:rsidRDefault="00263C86" w:rsidP="00263C86">
      <w:pPr>
        <w:pStyle w:val="Legenda"/>
        <w:rPr>
          <w:color w:val="000000" w:themeColor="text1"/>
        </w:rPr>
      </w:pPr>
      <w:r w:rsidRPr="003F708C">
        <w:rPr>
          <w:color w:val="000000" w:themeColor="text1"/>
        </w:rPr>
        <w:t xml:space="preserve">Figura </w:t>
      </w:r>
      <w:r w:rsidRPr="003F708C">
        <w:rPr>
          <w:color w:val="000000" w:themeColor="text1"/>
        </w:rPr>
        <w:fldChar w:fldCharType="begin"/>
      </w:r>
      <w:r w:rsidRPr="003F708C">
        <w:rPr>
          <w:color w:val="000000" w:themeColor="text1"/>
        </w:rPr>
        <w:instrText xml:space="preserve"> SEQ Figura \* ARABIC </w:instrText>
      </w:r>
      <w:r w:rsidRPr="003F708C">
        <w:rPr>
          <w:color w:val="000000" w:themeColor="text1"/>
        </w:rPr>
        <w:fldChar w:fldCharType="separate"/>
      </w:r>
      <w:r w:rsidR="00E036A3">
        <w:rPr>
          <w:noProof/>
          <w:color w:val="000000" w:themeColor="text1"/>
        </w:rPr>
        <w:t>7</w:t>
      </w:r>
      <w:r w:rsidRPr="003F708C">
        <w:rPr>
          <w:color w:val="000000" w:themeColor="text1"/>
        </w:rPr>
        <w:fldChar w:fldCharType="end"/>
      </w:r>
      <w:r w:rsidRPr="003F708C">
        <w:rPr>
          <w:color w:val="000000" w:themeColor="text1"/>
        </w:rPr>
        <w:t xml:space="preserve"> : Esquema elétrico do protótipo</w:t>
      </w:r>
    </w:p>
    <w:p w14:paraId="39B02DC2" w14:textId="7BB841D2" w:rsidR="004A2424" w:rsidRPr="003F708C" w:rsidRDefault="008F4497" w:rsidP="00E26024">
      <w:pPr>
        <w:spacing w:line="240" w:lineRule="auto"/>
        <w:ind w:firstLine="708"/>
        <w:jc w:val="both"/>
        <w:rPr>
          <w:rFonts w:ascii="Times" w:hAnsi="Times" w:cs="Times"/>
          <w:color w:val="000000" w:themeColor="text1"/>
          <w:sz w:val="24"/>
          <w:szCs w:val="24"/>
        </w:rPr>
      </w:pPr>
      <w:r w:rsidRPr="003F708C">
        <w:rPr>
          <w:rFonts w:ascii="Times" w:hAnsi="Times" w:cs="Times"/>
          <w:color w:val="000000" w:themeColor="text1"/>
          <w:sz w:val="24"/>
          <w:szCs w:val="24"/>
        </w:rPr>
        <w:t>A alimentação foi feita através de um carregador de celular de 5V</w:t>
      </w:r>
      <w:r w:rsidR="00CC7D7E" w:rsidRPr="003F708C">
        <w:rPr>
          <w:rFonts w:ascii="Times" w:hAnsi="Times" w:cs="Times"/>
          <w:color w:val="000000" w:themeColor="text1"/>
          <w:sz w:val="24"/>
          <w:szCs w:val="24"/>
        </w:rPr>
        <w:t xml:space="preserve"> de tensão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 xml:space="preserve"> e 2 A de </w:t>
      </w:r>
      <w:r w:rsidR="00CC7D7E" w:rsidRPr="003F708C">
        <w:rPr>
          <w:rFonts w:ascii="Times" w:hAnsi="Times" w:cs="Times"/>
          <w:color w:val="000000" w:themeColor="text1"/>
          <w:sz w:val="24"/>
          <w:szCs w:val="24"/>
        </w:rPr>
        <w:t>corrente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>, responsável por alimentar os servos e o ESP 32 CAM</w:t>
      </w:r>
      <w:r w:rsidR="00263C86" w:rsidRPr="003F708C">
        <w:rPr>
          <w:rFonts w:ascii="Times" w:hAnsi="Times" w:cs="Times"/>
          <w:color w:val="000000" w:themeColor="text1"/>
          <w:sz w:val="24"/>
          <w:szCs w:val="24"/>
        </w:rPr>
        <w:t>.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 xml:space="preserve"> </w:t>
      </w:r>
    </w:p>
    <w:p w14:paraId="67600E5E" w14:textId="3A6196C9" w:rsidR="004478E8" w:rsidRPr="003F708C" w:rsidRDefault="004478E8" w:rsidP="00E26024">
      <w:pPr>
        <w:spacing w:line="240" w:lineRule="auto"/>
        <w:ind w:firstLine="708"/>
        <w:jc w:val="both"/>
        <w:rPr>
          <w:rFonts w:ascii="Times" w:hAnsi="Times" w:cs="Times"/>
          <w:color w:val="000000" w:themeColor="text1"/>
          <w:sz w:val="24"/>
          <w:szCs w:val="24"/>
        </w:rPr>
      </w:pPr>
      <w:r w:rsidRPr="003F708C">
        <w:rPr>
          <w:rFonts w:ascii="Times" w:hAnsi="Times" w:cs="Times"/>
          <w:color w:val="000000" w:themeColor="text1"/>
          <w:sz w:val="24"/>
          <w:szCs w:val="24"/>
        </w:rPr>
        <w:t xml:space="preserve">As portas </w:t>
      </w:r>
      <w:r w:rsidR="009A04B2" w:rsidRPr="003F708C">
        <w:rPr>
          <w:rFonts w:ascii="Times" w:hAnsi="Times" w:cs="Times"/>
          <w:color w:val="000000" w:themeColor="text1"/>
          <w:sz w:val="24"/>
          <w:szCs w:val="24"/>
        </w:rPr>
        <w:t>GPIO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>1</w:t>
      </w:r>
      <w:r w:rsidR="008F4497" w:rsidRPr="003F708C">
        <w:rPr>
          <w:rFonts w:ascii="Times" w:hAnsi="Times" w:cs="Times"/>
          <w:color w:val="000000" w:themeColor="text1"/>
          <w:sz w:val="24"/>
          <w:szCs w:val="24"/>
        </w:rPr>
        <w:t>3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 xml:space="preserve"> e </w:t>
      </w:r>
      <w:r w:rsidR="009A04B2" w:rsidRPr="003F708C">
        <w:rPr>
          <w:rFonts w:ascii="Times" w:hAnsi="Times" w:cs="Times"/>
          <w:color w:val="000000" w:themeColor="text1"/>
          <w:sz w:val="24"/>
          <w:szCs w:val="24"/>
        </w:rPr>
        <w:t>GPIO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>1</w:t>
      </w:r>
      <w:r w:rsidR="008F4497" w:rsidRPr="003F708C">
        <w:rPr>
          <w:rFonts w:ascii="Times" w:hAnsi="Times" w:cs="Times"/>
          <w:color w:val="000000" w:themeColor="text1"/>
          <w:sz w:val="24"/>
          <w:szCs w:val="24"/>
        </w:rPr>
        <w:t>4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 xml:space="preserve"> </w:t>
      </w:r>
      <w:r w:rsidR="008F4497" w:rsidRPr="003F708C">
        <w:rPr>
          <w:rFonts w:ascii="Times" w:hAnsi="Times" w:cs="Times"/>
          <w:color w:val="000000" w:themeColor="text1"/>
          <w:sz w:val="24"/>
          <w:szCs w:val="24"/>
        </w:rPr>
        <w:t>são utilizadas como saída para controle dos servomotores</w:t>
      </w:r>
      <w:r w:rsidR="004A2424" w:rsidRPr="003F708C">
        <w:rPr>
          <w:rFonts w:ascii="Times" w:hAnsi="Times" w:cs="Times"/>
          <w:color w:val="000000" w:themeColor="text1"/>
          <w:sz w:val="24"/>
          <w:szCs w:val="24"/>
        </w:rPr>
        <w:t xml:space="preserve"> horizontal e vertical respectivamente.</w:t>
      </w:r>
    </w:p>
    <w:p w14:paraId="5EE08B8D" w14:textId="77777777" w:rsidR="00E26024" w:rsidRPr="003F708C" w:rsidRDefault="00E26024" w:rsidP="00E26024">
      <w:pPr>
        <w:spacing w:line="240" w:lineRule="auto"/>
        <w:jc w:val="both"/>
        <w:rPr>
          <w:rFonts w:ascii="Times" w:hAnsi="Times" w:cs="Times"/>
          <w:color w:val="000000" w:themeColor="text1"/>
          <w:sz w:val="24"/>
          <w:szCs w:val="24"/>
        </w:rPr>
      </w:pPr>
      <w:r w:rsidRPr="003F708C">
        <w:rPr>
          <w:rFonts w:ascii="Times" w:hAnsi="Times" w:cs="Times"/>
          <w:color w:val="000000" w:themeColor="text1"/>
          <w:sz w:val="24"/>
          <w:szCs w:val="24"/>
        </w:rPr>
        <w:t>4.1.2 Programação do Microcontrolador</w:t>
      </w:r>
    </w:p>
    <w:p w14:paraId="3714F14D" w14:textId="5FF05000" w:rsidR="00E26024" w:rsidRPr="003F708C" w:rsidRDefault="003F708C" w:rsidP="00E26024">
      <w:pPr>
        <w:spacing w:line="240" w:lineRule="auto"/>
        <w:ind w:firstLine="708"/>
        <w:jc w:val="both"/>
        <w:rPr>
          <w:rFonts w:ascii="Times" w:hAnsi="Times" w:cs="Times"/>
          <w:color w:val="000000" w:themeColor="text1"/>
          <w:sz w:val="24"/>
          <w:szCs w:val="24"/>
        </w:rPr>
      </w:pPr>
      <w:r>
        <w:rPr>
          <w:rFonts w:ascii="Times" w:hAnsi="Times" w:cs="Times"/>
          <w:color w:val="000000" w:themeColor="text1"/>
          <w:sz w:val="24"/>
          <w:szCs w:val="24"/>
        </w:rPr>
        <w:t xml:space="preserve">Para programar o microcontrolador, </w:t>
      </w:r>
      <w:r w:rsidR="00E26024" w:rsidRPr="003F708C">
        <w:rPr>
          <w:rFonts w:ascii="Times" w:hAnsi="Times" w:cs="Times"/>
          <w:color w:val="000000" w:themeColor="text1"/>
          <w:sz w:val="24"/>
          <w:szCs w:val="24"/>
        </w:rPr>
        <w:t>A porta GP100, quando conectada ao GND</w:t>
      </w:r>
      <w:r w:rsidR="00E26024" w:rsidRPr="003F708C">
        <w:rPr>
          <w:rFonts w:ascii="Times" w:hAnsi="Times" w:cs="Times"/>
          <w:b/>
          <w:bCs/>
          <w:color w:val="000000" w:themeColor="text1"/>
          <w:sz w:val="24"/>
          <w:szCs w:val="24"/>
        </w:rPr>
        <w:t xml:space="preserve"> </w:t>
      </w:r>
      <w:r w:rsidR="00E26024" w:rsidRPr="003F708C">
        <w:rPr>
          <w:rFonts w:ascii="Times" w:hAnsi="Times" w:cs="Times"/>
          <w:color w:val="000000" w:themeColor="text1"/>
          <w:sz w:val="24"/>
          <w:szCs w:val="24"/>
        </w:rPr>
        <w:t xml:space="preserve">do circuito, funciona como um </w:t>
      </w:r>
      <w:r w:rsidR="00E26024" w:rsidRPr="003F708C">
        <w:rPr>
          <w:rFonts w:ascii="Times" w:hAnsi="Times" w:cs="Times"/>
          <w:i/>
          <w:iCs/>
          <w:color w:val="000000" w:themeColor="text1"/>
          <w:sz w:val="24"/>
          <w:szCs w:val="24"/>
        </w:rPr>
        <w:t>jumper</w:t>
      </w:r>
      <w:r w:rsidR="00E26024" w:rsidRPr="003F708C">
        <w:rPr>
          <w:rFonts w:ascii="Times" w:hAnsi="Times" w:cs="Times"/>
          <w:color w:val="000000" w:themeColor="text1"/>
          <w:sz w:val="24"/>
          <w:szCs w:val="24"/>
        </w:rPr>
        <w:t>. Essa conexão coloca a placa no modo</w:t>
      </w:r>
      <w:r w:rsidR="00E26024" w:rsidRPr="003F708C">
        <w:rPr>
          <w:rFonts w:ascii="Times" w:hAnsi="Times" w:cs="Times"/>
          <w:b/>
          <w:bCs/>
          <w:color w:val="000000" w:themeColor="text1"/>
          <w:sz w:val="24"/>
          <w:szCs w:val="24"/>
        </w:rPr>
        <w:t xml:space="preserve"> </w:t>
      </w:r>
      <w:r w:rsidR="00E26024" w:rsidRPr="003F708C">
        <w:rPr>
          <w:rFonts w:ascii="Times" w:hAnsi="Times" w:cs="Times"/>
          <w:i/>
          <w:iCs/>
          <w:color w:val="000000" w:themeColor="text1"/>
          <w:sz w:val="24"/>
          <w:szCs w:val="24"/>
        </w:rPr>
        <w:t>bootloader</w:t>
      </w:r>
      <w:r w:rsidR="00E26024" w:rsidRPr="003F708C">
        <w:rPr>
          <w:rFonts w:ascii="Times" w:hAnsi="Times" w:cs="Times"/>
          <w:color w:val="000000" w:themeColor="text1"/>
          <w:sz w:val="24"/>
          <w:szCs w:val="24"/>
        </w:rPr>
        <w:t>, permitindo o upload do código compilado para o ESP32-CAM.</w:t>
      </w:r>
    </w:p>
    <w:p w14:paraId="06AF2273" w14:textId="63A802F6" w:rsidR="00E26024" w:rsidRPr="003F708C" w:rsidRDefault="00E26024" w:rsidP="00E26024">
      <w:pPr>
        <w:spacing w:line="240" w:lineRule="auto"/>
        <w:ind w:firstLine="708"/>
        <w:jc w:val="both"/>
        <w:rPr>
          <w:rFonts w:ascii="Times" w:hAnsi="Times" w:cs="Times"/>
          <w:color w:val="000000" w:themeColor="text1"/>
          <w:sz w:val="24"/>
          <w:szCs w:val="24"/>
        </w:rPr>
      </w:pPr>
      <w:r w:rsidRPr="003F708C">
        <w:rPr>
          <w:rFonts w:ascii="Times" w:hAnsi="Times" w:cs="Times"/>
          <w:color w:val="000000" w:themeColor="text1"/>
          <w:sz w:val="24"/>
          <w:szCs w:val="24"/>
        </w:rPr>
        <w:t>As portas RX e TX do ESP32 devem ser conectadas inversamente aos pinos TX e RX do conversor serial FT232, ou seja, o RX do ESP conecta-se ao TX do FT232 e o TX do ESP ao RX do FT232, garantindo a comunicação correta durante o upload do firmware.</w:t>
      </w:r>
    </w:p>
    <w:p w14:paraId="50760500" w14:textId="77777777" w:rsidR="00D4420F" w:rsidRPr="003F708C" w:rsidRDefault="00D4420F" w:rsidP="00D4420F">
      <w:pPr>
        <w:ind w:firstLine="708"/>
        <w:jc w:val="both"/>
        <w:rPr>
          <w:rFonts w:ascii="Times" w:hAnsi="Times" w:cs="Times"/>
          <w:color w:val="000000" w:themeColor="text1"/>
          <w:sz w:val="24"/>
          <w:szCs w:val="24"/>
        </w:rPr>
      </w:pPr>
      <w:r w:rsidRPr="003F708C">
        <w:rPr>
          <w:rFonts w:ascii="Times" w:hAnsi="Times" w:cs="Times"/>
          <w:color w:val="000000" w:themeColor="text1"/>
          <w:sz w:val="24"/>
          <w:szCs w:val="24"/>
        </w:rPr>
        <w:t xml:space="preserve">Com acesso direto ao hardware do ESP32-CAM, é possível configurar o módulo para atuar como um servidor web, permitindo a comunicação por meio do protocolo HTTP. </w:t>
      </w:r>
    </w:p>
    <w:p w14:paraId="5AAA9F9A" w14:textId="56649681" w:rsidR="00D4420F" w:rsidRPr="003F708C" w:rsidRDefault="00B12303" w:rsidP="00B174B1">
      <w:pPr>
        <w:rPr>
          <w:rFonts w:ascii="Times" w:hAnsi="Times" w:cs="Times"/>
          <w:color w:val="000000" w:themeColor="text1"/>
          <w:sz w:val="24"/>
          <w:szCs w:val="24"/>
        </w:rPr>
      </w:pPr>
      <w:r>
        <w:rPr>
          <w:rFonts w:ascii="Times" w:hAnsi="Times" w:cs="Times"/>
          <w:color w:val="000000" w:themeColor="text1"/>
          <w:sz w:val="24"/>
          <w:szCs w:val="24"/>
        </w:rPr>
        <w:t xml:space="preserve">Para controle foram projetadas </w:t>
      </w:r>
      <w:r w:rsidR="00D4420F" w:rsidRPr="003F708C">
        <w:rPr>
          <w:rFonts w:ascii="Times" w:hAnsi="Times" w:cs="Times"/>
          <w:color w:val="000000" w:themeColor="text1"/>
          <w:sz w:val="24"/>
          <w:szCs w:val="24"/>
        </w:rPr>
        <w:t>duas rotas diferentes</w:t>
      </w:r>
    </w:p>
    <w:p w14:paraId="5EB9AD90" w14:textId="77777777" w:rsidR="00D4420F" w:rsidRPr="003F708C" w:rsidRDefault="00D4420F" w:rsidP="00D4420F">
      <w:pPr>
        <w:ind w:firstLine="708"/>
        <w:jc w:val="both"/>
        <w:rPr>
          <w:rFonts w:ascii="Times" w:hAnsi="Times" w:cs="Times"/>
          <w:color w:val="000000" w:themeColor="text1"/>
          <w:sz w:val="24"/>
          <w:szCs w:val="24"/>
        </w:rPr>
      </w:pPr>
      <w:r w:rsidRPr="003F708C">
        <w:rPr>
          <w:rFonts w:ascii="Times" w:hAnsi="Times" w:cs="Times"/>
          <w:b/>
          <w:bCs/>
          <w:color w:val="000000" w:themeColor="text1"/>
          <w:sz w:val="24"/>
          <w:szCs w:val="24"/>
        </w:rPr>
        <w:t>IP:8080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 xml:space="preserve"> — responsável por receber comandos enviados pelo script em Python, utilizados para o controle dos servomotores.</w:t>
      </w:r>
    </w:p>
    <w:p w14:paraId="14444641" w14:textId="77777777" w:rsidR="00D4420F" w:rsidRPr="003F708C" w:rsidRDefault="00D4420F" w:rsidP="00D4420F">
      <w:pPr>
        <w:ind w:firstLine="708"/>
        <w:jc w:val="both"/>
        <w:rPr>
          <w:rFonts w:ascii="Times" w:hAnsi="Times" w:cs="Times"/>
          <w:color w:val="000000" w:themeColor="text1"/>
          <w:sz w:val="24"/>
          <w:szCs w:val="24"/>
        </w:rPr>
      </w:pPr>
      <w:r w:rsidRPr="003F708C">
        <w:rPr>
          <w:rFonts w:ascii="Times" w:hAnsi="Times" w:cs="Times"/>
          <w:b/>
          <w:bCs/>
          <w:color w:val="000000" w:themeColor="text1"/>
          <w:sz w:val="24"/>
          <w:szCs w:val="24"/>
        </w:rPr>
        <w:t>IP:81/stream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 xml:space="preserve"> — responsável por </w:t>
      </w:r>
      <w:r w:rsidRPr="00AC3868">
        <w:rPr>
          <w:rFonts w:ascii="Times" w:hAnsi="Times" w:cs="Times"/>
          <w:color w:val="000000" w:themeColor="text1"/>
          <w:sz w:val="24"/>
          <w:szCs w:val="24"/>
        </w:rPr>
        <w:t xml:space="preserve">transmitir em tempo real </w:t>
      </w:r>
      <w:r w:rsidRPr="003F708C">
        <w:rPr>
          <w:rFonts w:ascii="Times" w:hAnsi="Times" w:cs="Times"/>
          <w:color w:val="000000" w:themeColor="text1"/>
          <w:sz w:val="24"/>
          <w:szCs w:val="24"/>
        </w:rPr>
        <w:t>as imagens capturadas pela câmera, permitindo o funcionamento do algoritmo de detecção.</w:t>
      </w:r>
    </w:p>
    <w:p w14:paraId="2882127E" w14:textId="77777777" w:rsidR="00AC3868" w:rsidRDefault="00AC3868" w:rsidP="0054055E">
      <w:pPr>
        <w:spacing w:line="240" w:lineRule="auto"/>
        <w:rPr>
          <w:rFonts w:ascii="Times" w:hAnsi="Times" w:cs="Times"/>
          <w:b/>
          <w:bCs/>
          <w:color w:val="00B050"/>
          <w:sz w:val="24"/>
          <w:szCs w:val="24"/>
        </w:rPr>
      </w:pPr>
    </w:p>
    <w:p w14:paraId="6D227D5D" w14:textId="77777777" w:rsidR="00AC3868" w:rsidRDefault="00AC3868" w:rsidP="0054055E">
      <w:pPr>
        <w:spacing w:line="240" w:lineRule="auto"/>
        <w:rPr>
          <w:rFonts w:ascii="Times" w:hAnsi="Times" w:cs="Times"/>
          <w:b/>
          <w:bCs/>
          <w:color w:val="00B050"/>
          <w:sz w:val="24"/>
          <w:szCs w:val="24"/>
        </w:rPr>
      </w:pPr>
    </w:p>
    <w:p w14:paraId="09895F8D" w14:textId="77777777" w:rsidR="00583089" w:rsidRDefault="00583089" w:rsidP="0054055E">
      <w:pPr>
        <w:spacing w:line="240" w:lineRule="auto"/>
        <w:rPr>
          <w:rFonts w:ascii="Times" w:hAnsi="Times" w:cs="Times"/>
          <w:b/>
          <w:bCs/>
          <w:color w:val="00B050"/>
          <w:sz w:val="24"/>
          <w:szCs w:val="24"/>
        </w:rPr>
      </w:pPr>
    </w:p>
    <w:p w14:paraId="43FC8A4E" w14:textId="77777777" w:rsidR="00583089" w:rsidRDefault="00583089" w:rsidP="0054055E">
      <w:pPr>
        <w:spacing w:line="240" w:lineRule="auto"/>
        <w:rPr>
          <w:rFonts w:ascii="Times" w:hAnsi="Times" w:cs="Times"/>
          <w:b/>
          <w:bCs/>
          <w:color w:val="00B050"/>
          <w:sz w:val="24"/>
          <w:szCs w:val="24"/>
        </w:rPr>
      </w:pPr>
    </w:p>
    <w:p w14:paraId="7F0C656E" w14:textId="210C3A3A" w:rsidR="004A2424" w:rsidRPr="001047A8" w:rsidRDefault="00C91BAE" w:rsidP="0054055E">
      <w:pPr>
        <w:spacing w:line="240" w:lineRule="auto"/>
        <w:rPr>
          <w:rFonts w:ascii="Times" w:hAnsi="Times" w:cs="Times"/>
          <w:b/>
          <w:bCs/>
          <w:color w:val="EE0000"/>
          <w:sz w:val="24"/>
          <w:szCs w:val="24"/>
        </w:rPr>
      </w:pPr>
      <w:r w:rsidRPr="001047A8">
        <w:rPr>
          <w:rFonts w:ascii="Times" w:hAnsi="Times" w:cs="Times"/>
          <w:b/>
          <w:bCs/>
          <w:color w:val="EE0000"/>
          <w:sz w:val="24"/>
          <w:szCs w:val="24"/>
        </w:rPr>
        <w:t>4.1</w:t>
      </w:r>
      <w:r w:rsidR="004A2424" w:rsidRPr="001047A8">
        <w:rPr>
          <w:rFonts w:ascii="Times" w:hAnsi="Times" w:cs="Times"/>
          <w:b/>
          <w:bCs/>
          <w:color w:val="EE0000"/>
          <w:sz w:val="24"/>
          <w:szCs w:val="24"/>
        </w:rPr>
        <w:t>.</w:t>
      </w:r>
      <w:r w:rsidR="0018407C" w:rsidRPr="001047A8">
        <w:rPr>
          <w:rFonts w:ascii="Times" w:hAnsi="Times" w:cs="Times"/>
          <w:b/>
          <w:bCs/>
          <w:color w:val="EE0000"/>
          <w:sz w:val="24"/>
          <w:szCs w:val="24"/>
        </w:rPr>
        <w:t>3</w:t>
      </w:r>
      <w:r w:rsidR="004A2424" w:rsidRPr="001047A8">
        <w:rPr>
          <w:rFonts w:ascii="Times" w:hAnsi="Times" w:cs="Times"/>
          <w:b/>
          <w:bCs/>
          <w:color w:val="EE0000"/>
          <w:sz w:val="24"/>
          <w:szCs w:val="24"/>
        </w:rPr>
        <w:t xml:space="preserve"> – Erros comuns:</w:t>
      </w:r>
    </w:p>
    <w:p w14:paraId="2D1C2070" w14:textId="77777777" w:rsidR="00E036A3" w:rsidRDefault="0018407C" w:rsidP="00263C86">
      <w:pPr>
        <w:ind w:firstLine="708"/>
        <w:jc w:val="both"/>
        <w:rPr>
          <w:rFonts w:ascii="Times" w:hAnsi="Times" w:cs="Times"/>
          <w:color w:val="EE0000"/>
          <w:sz w:val="24"/>
          <w:szCs w:val="24"/>
        </w:rPr>
      </w:pPr>
      <w:r w:rsidRPr="001047A8">
        <w:rPr>
          <w:rFonts w:ascii="Times" w:hAnsi="Times" w:cs="Times"/>
          <w:color w:val="EE0000"/>
          <w:sz w:val="24"/>
          <w:szCs w:val="24"/>
        </w:rPr>
        <w:t>Alimentação</w:t>
      </w:r>
      <w:r w:rsidRPr="001047A8">
        <w:rPr>
          <w:rFonts w:ascii="Times" w:hAnsi="Times" w:cs="Times"/>
          <w:b/>
          <w:bCs/>
          <w:color w:val="EE0000"/>
          <w:sz w:val="24"/>
          <w:szCs w:val="24"/>
        </w:rPr>
        <w:t>:</w:t>
      </w:r>
      <w:r w:rsidRPr="001047A8">
        <w:rPr>
          <w:rFonts w:ascii="Times" w:hAnsi="Times" w:cs="Times"/>
          <w:color w:val="EE0000"/>
          <w:sz w:val="24"/>
          <w:szCs w:val="24"/>
        </w:rPr>
        <w:t xml:space="preserve"> O uso do cabo USB conectado ao computador nem sempre fornece corrente suficiente para o ESP32-CAM operar corretamente, principalmente quando os servomotores também estão sendo acionados. Uma alimentação insuficiente pode causar falhas na captura de imagens, interrupções no funcionamento da câmera e aumento de ruído nas imagens. </w:t>
      </w:r>
    </w:p>
    <w:p w14:paraId="566CF193" w14:textId="2CC8C436" w:rsidR="007C6BAE" w:rsidRPr="001047A8" w:rsidRDefault="0018407C" w:rsidP="00263C86">
      <w:pPr>
        <w:ind w:firstLine="708"/>
        <w:jc w:val="both"/>
        <w:rPr>
          <w:rFonts w:ascii="Times" w:hAnsi="Times" w:cs="Times"/>
          <w:color w:val="EE0000"/>
          <w:sz w:val="24"/>
          <w:szCs w:val="24"/>
        </w:rPr>
      </w:pPr>
      <w:r w:rsidRPr="001047A8">
        <w:rPr>
          <w:rFonts w:ascii="Times" w:hAnsi="Times" w:cs="Times"/>
          <w:color w:val="EE0000"/>
          <w:sz w:val="24"/>
          <w:szCs w:val="24"/>
        </w:rPr>
        <w:t>Abaixo estão duas figuras que exemplificam a diferença</w:t>
      </w:r>
      <w:r w:rsidR="00803D36" w:rsidRPr="001047A8">
        <w:rPr>
          <w:rFonts w:ascii="Times" w:hAnsi="Times" w:cs="Times"/>
          <w:color w:val="EE0000"/>
          <w:sz w:val="24"/>
          <w:szCs w:val="24"/>
        </w:rPr>
        <w:t xml:space="preserve"> na captura da imagem.</w:t>
      </w:r>
    </w:p>
    <w:p w14:paraId="7A4BD31E" w14:textId="3897139D" w:rsidR="00E2707F" w:rsidRDefault="00E036A3" w:rsidP="00920C0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D840AF" wp14:editId="3B8164A7">
                <wp:simplePos x="0" y="0"/>
                <wp:positionH relativeFrom="column">
                  <wp:posOffset>2415540</wp:posOffset>
                </wp:positionH>
                <wp:positionV relativeFrom="paragraph">
                  <wp:posOffset>1793240</wp:posOffset>
                </wp:positionV>
                <wp:extent cx="2190750" cy="635"/>
                <wp:effectExtent l="0" t="0" r="0" b="0"/>
                <wp:wrapSquare wrapText="bothSides"/>
                <wp:docPr id="206682825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4B8595" w14:textId="0581207A" w:rsidR="00E036A3" w:rsidRPr="004F64DD" w:rsidRDefault="00E036A3" w:rsidP="00E036A3">
                            <w:pPr>
                              <w:pStyle w:val="Legenda"/>
                              <w:rPr>
                                <w:color w:val="EE0000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E03657">
                              <w:t>Alimentação boa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840AF" id="_x0000_s1028" type="#_x0000_t202" style="position:absolute;margin-left:190.2pt;margin-top:141.2pt;width:172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" stroked="f">
                <v:textbox style="mso-fit-shape-to-text:t" inset="0,0,0,0">
                  <w:txbxContent>
                    <w:p w14:paraId="3B4B8595" w14:textId="0581207A" w:rsidR="00E036A3" w:rsidRPr="004F64DD" w:rsidRDefault="00E036A3" w:rsidP="00E036A3">
                      <w:pPr>
                        <w:pStyle w:val="Legenda"/>
                        <w:rPr>
                          <w:color w:val="EE0000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E03657">
                        <w:t>Alimentação boa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36A3">
        <w:rPr>
          <w:color w:val="EE0000"/>
        </w:rPr>
        <w:drawing>
          <wp:anchor distT="0" distB="0" distL="114300" distR="114300" simplePos="0" relativeHeight="251671552" behindDoc="0" locked="0" layoutInCell="1" allowOverlap="1" wp14:anchorId="7F2AADA2" wp14:editId="72BF23CB">
            <wp:simplePos x="0" y="0"/>
            <wp:positionH relativeFrom="column">
              <wp:posOffset>2415540</wp:posOffset>
            </wp:positionH>
            <wp:positionV relativeFrom="paragraph">
              <wp:posOffset>96520</wp:posOffset>
            </wp:positionV>
            <wp:extent cx="2190750" cy="1639570"/>
            <wp:effectExtent l="0" t="0" r="0" b="0"/>
            <wp:wrapSquare wrapText="bothSides"/>
            <wp:docPr id="69620530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05309" name="Imagem 1" descr="Text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B9EC60" wp14:editId="4A80C07B">
                <wp:simplePos x="0" y="0"/>
                <wp:positionH relativeFrom="column">
                  <wp:posOffset>-6350</wp:posOffset>
                </wp:positionH>
                <wp:positionV relativeFrom="paragraph">
                  <wp:posOffset>1769110</wp:posOffset>
                </wp:positionV>
                <wp:extent cx="2190115" cy="635"/>
                <wp:effectExtent l="0" t="0" r="0" b="0"/>
                <wp:wrapSquare wrapText="bothSides"/>
                <wp:docPr id="33719615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C14FD0" w14:textId="7E5F2D08" w:rsidR="00E036A3" w:rsidRPr="00675BB9" w:rsidRDefault="00E036A3" w:rsidP="00E036A3">
                            <w:pPr>
                              <w:pStyle w:val="Legenda"/>
                              <w:rPr>
                                <w:color w:val="EE0000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:Alimentação </w:t>
                            </w:r>
                            <w:proofErr w:type="gramStart"/>
                            <w:r>
                              <w:t>Ruim(</w:t>
                            </w:r>
                            <w:proofErr w:type="gramEnd"/>
                            <w:r>
                              <w:t>Cabo Velho)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9EC60" id="_x0000_s1029" type="#_x0000_t202" style="position:absolute;margin-left:-.5pt;margin-top:139.3pt;width:172.4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" stroked="f">
                <v:textbox style="mso-fit-shape-to-text:t" inset="0,0,0,0">
                  <w:txbxContent>
                    <w:p w14:paraId="66C14FD0" w14:textId="7E5F2D08" w:rsidR="00E036A3" w:rsidRPr="00675BB9" w:rsidRDefault="00E036A3" w:rsidP="00E036A3">
                      <w:pPr>
                        <w:pStyle w:val="Legenda"/>
                        <w:rPr>
                          <w:color w:val="EE0000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:Alimentação </w:t>
                      </w:r>
                      <w:proofErr w:type="gramStart"/>
                      <w:r>
                        <w:t>Ruim(</w:t>
                      </w:r>
                      <w:proofErr w:type="gramEnd"/>
                      <w:r>
                        <w:t>Cabo Velho)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2CA7" w:rsidRPr="00C91BAE">
        <w:rPr>
          <w:noProof/>
        </w:rPr>
        <w:drawing>
          <wp:anchor distT="0" distB="0" distL="114300" distR="114300" simplePos="0" relativeHeight="251659264" behindDoc="0" locked="0" layoutInCell="1" allowOverlap="1" wp14:anchorId="69E37BDC" wp14:editId="3A8341F1">
            <wp:simplePos x="0" y="0"/>
            <wp:positionH relativeFrom="column">
              <wp:posOffset>-6350</wp:posOffset>
            </wp:positionH>
            <wp:positionV relativeFrom="paragraph">
              <wp:posOffset>18415</wp:posOffset>
            </wp:positionV>
            <wp:extent cx="2190115" cy="1693545"/>
            <wp:effectExtent l="0" t="0" r="635" b="1905"/>
            <wp:wrapSquare wrapText="bothSides"/>
            <wp:docPr id="749252486" name="Imagem 1" descr="Placa de letreiro afixada em fachada de loja com cobertura de entrada de estabelecimen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82319" name="Imagem 1" descr="Placa de letreiro afixada em fachada de loja com cobertura de entrada de estabeleciment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62CAA" w14:textId="5632C721" w:rsidR="00B8648B" w:rsidRDefault="00B8648B">
      <w:pPr>
        <w:rPr>
          <w:color w:val="EE0000"/>
        </w:rPr>
      </w:pPr>
    </w:p>
    <w:p w14:paraId="1E52C977" w14:textId="7E86E03C" w:rsidR="00B8648B" w:rsidRDefault="00B8648B">
      <w:pPr>
        <w:rPr>
          <w:color w:val="EE0000"/>
        </w:rPr>
      </w:pPr>
    </w:p>
    <w:p w14:paraId="63219B6C" w14:textId="77777777" w:rsidR="00B8648B" w:rsidRDefault="00B8648B">
      <w:pPr>
        <w:rPr>
          <w:color w:val="EE0000"/>
        </w:rPr>
      </w:pPr>
    </w:p>
    <w:p w14:paraId="10CBBFA9" w14:textId="086785D7" w:rsidR="00B8648B" w:rsidRDefault="00B8648B">
      <w:pPr>
        <w:rPr>
          <w:color w:val="EE0000"/>
        </w:rPr>
      </w:pPr>
    </w:p>
    <w:p w14:paraId="39C762B8" w14:textId="36794E8F" w:rsidR="00B8648B" w:rsidRDefault="00B8648B">
      <w:pPr>
        <w:rPr>
          <w:color w:val="EE0000"/>
        </w:rPr>
      </w:pPr>
    </w:p>
    <w:p w14:paraId="26E9C314" w14:textId="77777777" w:rsidR="00B8648B" w:rsidRDefault="00B8648B">
      <w:pPr>
        <w:rPr>
          <w:color w:val="EE0000"/>
        </w:rPr>
      </w:pPr>
    </w:p>
    <w:p w14:paraId="64AA459B" w14:textId="77777777" w:rsidR="00B8648B" w:rsidRDefault="00B8648B">
      <w:pPr>
        <w:rPr>
          <w:color w:val="EE0000"/>
        </w:rPr>
      </w:pPr>
    </w:p>
    <w:p w14:paraId="5150CD02" w14:textId="77777777" w:rsidR="00E26024" w:rsidRDefault="00E26024">
      <w:pPr>
        <w:rPr>
          <w:color w:val="EE0000"/>
        </w:rPr>
      </w:pPr>
    </w:p>
    <w:p w14:paraId="7D8DDD9E" w14:textId="77777777" w:rsidR="0054055E" w:rsidRPr="001047A8" w:rsidRDefault="00EB59FE">
      <w:pPr>
        <w:rPr>
          <w:rFonts w:ascii="Times" w:hAnsi="Times" w:cs="Times"/>
          <w:b/>
          <w:bCs/>
          <w:color w:val="000000" w:themeColor="text1"/>
          <w:sz w:val="24"/>
          <w:szCs w:val="24"/>
        </w:rPr>
      </w:pPr>
      <w:r w:rsidRPr="001047A8">
        <w:rPr>
          <w:rFonts w:ascii="Times" w:hAnsi="Times" w:cs="Times"/>
          <w:b/>
          <w:bCs/>
          <w:color w:val="000000" w:themeColor="text1"/>
          <w:sz w:val="24"/>
          <w:szCs w:val="24"/>
        </w:rPr>
        <w:t>4.</w:t>
      </w:r>
      <w:r w:rsidR="0054055E" w:rsidRPr="001047A8">
        <w:rPr>
          <w:rFonts w:ascii="Times" w:hAnsi="Times" w:cs="Times"/>
          <w:b/>
          <w:bCs/>
          <w:color w:val="000000" w:themeColor="text1"/>
          <w:sz w:val="24"/>
          <w:szCs w:val="24"/>
        </w:rPr>
        <w:t>2</w:t>
      </w:r>
      <w:r w:rsidRPr="001047A8">
        <w:rPr>
          <w:rFonts w:ascii="Times" w:hAnsi="Times" w:cs="Times"/>
          <w:b/>
          <w:bCs/>
          <w:color w:val="000000" w:themeColor="text1"/>
          <w:sz w:val="24"/>
          <w:szCs w:val="24"/>
        </w:rPr>
        <w:t xml:space="preserve"> Desenvolvimento do S</w:t>
      </w:r>
      <w:r w:rsidR="0054055E" w:rsidRPr="001047A8">
        <w:rPr>
          <w:rFonts w:ascii="Times" w:hAnsi="Times" w:cs="Times"/>
          <w:b/>
          <w:bCs/>
          <w:color w:val="000000" w:themeColor="text1"/>
          <w:sz w:val="24"/>
          <w:szCs w:val="24"/>
        </w:rPr>
        <w:t xml:space="preserve">oftware </w:t>
      </w:r>
    </w:p>
    <w:p w14:paraId="64ACFE18" w14:textId="702F1D5C" w:rsidR="0018407C" w:rsidRPr="001047A8" w:rsidRDefault="0018407C" w:rsidP="0018407C">
      <w:pPr>
        <w:ind w:firstLine="708"/>
        <w:jc w:val="both"/>
        <w:rPr>
          <w:rFonts w:ascii="Times" w:hAnsi="Times" w:cs="Times"/>
          <w:color w:val="000000" w:themeColor="text1"/>
          <w:sz w:val="24"/>
          <w:szCs w:val="24"/>
        </w:rPr>
      </w:pPr>
      <w:r w:rsidRPr="001047A8">
        <w:rPr>
          <w:rFonts w:ascii="Times" w:hAnsi="Times" w:cs="Times"/>
          <w:color w:val="000000" w:themeColor="text1"/>
          <w:sz w:val="24"/>
          <w:szCs w:val="24"/>
        </w:rPr>
        <w:t xml:space="preserve">O desenvolvimento do software foi dividido em duas etapas principais: O processamento da imagem </w:t>
      </w:r>
      <w:r w:rsidR="00803D36" w:rsidRPr="001047A8">
        <w:rPr>
          <w:rFonts w:ascii="Times" w:hAnsi="Times" w:cs="Times"/>
          <w:color w:val="000000" w:themeColor="text1"/>
          <w:sz w:val="24"/>
          <w:szCs w:val="24"/>
        </w:rPr>
        <w:t>para</w:t>
      </w:r>
      <w:r w:rsidRPr="001047A8">
        <w:rPr>
          <w:rFonts w:ascii="Times" w:hAnsi="Times" w:cs="Times"/>
          <w:color w:val="000000" w:themeColor="text1"/>
          <w:sz w:val="24"/>
          <w:szCs w:val="24"/>
        </w:rPr>
        <w:t xml:space="preserve"> detecção de </w:t>
      </w:r>
      <w:r w:rsidR="00803D36" w:rsidRPr="001047A8">
        <w:rPr>
          <w:rFonts w:ascii="Times" w:hAnsi="Times" w:cs="Times"/>
          <w:color w:val="000000" w:themeColor="text1"/>
          <w:sz w:val="24"/>
          <w:szCs w:val="24"/>
        </w:rPr>
        <w:t>pessoas</w:t>
      </w:r>
      <w:r w:rsidRPr="001047A8">
        <w:rPr>
          <w:rFonts w:ascii="Times" w:hAnsi="Times" w:cs="Times"/>
          <w:color w:val="000000" w:themeColor="text1"/>
          <w:sz w:val="24"/>
          <w:szCs w:val="24"/>
        </w:rPr>
        <w:t xml:space="preserve"> e a comunicação com o </w:t>
      </w:r>
      <w:r w:rsidR="007C6BAE" w:rsidRPr="001047A8">
        <w:rPr>
          <w:rFonts w:ascii="Times" w:hAnsi="Times" w:cs="Times"/>
          <w:color w:val="000000" w:themeColor="text1"/>
          <w:sz w:val="24"/>
          <w:szCs w:val="24"/>
        </w:rPr>
        <w:t>ESP 32 CAM</w:t>
      </w:r>
      <w:r w:rsidRPr="001047A8">
        <w:rPr>
          <w:rFonts w:ascii="Times" w:hAnsi="Times" w:cs="Times"/>
          <w:color w:val="000000" w:themeColor="text1"/>
          <w:sz w:val="24"/>
          <w:szCs w:val="24"/>
        </w:rPr>
        <w:t xml:space="preserve"> responsável pelo controle dos servomotores.</w:t>
      </w:r>
    </w:p>
    <w:p w14:paraId="0C8264F4" w14:textId="2BED1DFE" w:rsidR="0018407C" w:rsidRPr="001047A8" w:rsidRDefault="0018407C" w:rsidP="0018407C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  <w:r w:rsidRPr="001047A8">
        <w:rPr>
          <w:rFonts w:ascii="Times" w:hAnsi="Times" w:cs="Times"/>
          <w:b/>
          <w:bCs/>
          <w:color w:val="EE0000"/>
          <w:sz w:val="24"/>
          <w:szCs w:val="24"/>
        </w:rPr>
        <w:t>4.2.1 Processamento e detecção</w:t>
      </w:r>
    </w:p>
    <w:p w14:paraId="54CEB70F" w14:textId="72FD03AC" w:rsidR="007C6BAE" w:rsidRDefault="0018407C" w:rsidP="0018407C">
      <w:pPr>
        <w:ind w:firstLine="708"/>
        <w:jc w:val="both"/>
        <w:rPr>
          <w:rFonts w:ascii="Times" w:hAnsi="Times" w:cs="Times"/>
          <w:color w:val="EE0000"/>
          <w:sz w:val="24"/>
          <w:szCs w:val="24"/>
        </w:rPr>
      </w:pPr>
      <w:r w:rsidRPr="001047A8">
        <w:rPr>
          <w:rFonts w:ascii="Times" w:hAnsi="Times" w:cs="Times"/>
          <w:color w:val="EE0000"/>
          <w:sz w:val="24"/>
          <w:szCs w:val="24"/>
        </w:rPr>
        <w:t>A etapa de d</w:t>
      </w:r>
      <w:r w:rsidR="0054055E" w:rsidRPr="001047A8">
        <w:rPr>
          <w:rFonts w:ascii="Times" w:hAnsi="Times" w:cs="Times"/>
          <w:color w:val="EE0000"/>
          <w:sz w:val="24"/>
          <w:szCs w:val="24"/>
        </w:rPr>
        <w:t>etecção</w:t>
      </w:r>
      <w:r w:rsidRPr="001047A8">
        <w:rPr>
          <w:rFonts w:ascii="Times" w:hAnsi="Times" w:cs="Times"/>
          <w:color w:val="EE0000"/>
          <w:sz w:val="24"/>
          <w:szCs w:val="24"/>
        </w:rPr>
        <w:t xml:space="preserve"> de objetos foi implementada em </w:t>
      </w:r>
      <w:r w:rsidR="00803D36" w:rsidRPr="001047A8">
        <w:rPr>
          <w:rFonts w:ascii="Times" w:hAnsi="Times" w:cs="Times"/>
          <w:color w:val="EE0000"/>
          <w:sz w:val="24"/>
          <w:szCs w:val="24"/>
        </w:rPr>
        <w:t>P</w:t>
      </w:r>
      <w:r w:rsidRPr="001047A8">
        <w:rPr>
          <w:rFonts w:ascii="Times" w:hAnsi="Times" w:cs="Times"/>
          <w:color w:val="EE0000"/>
          <w:sz w:val="24"/>
          <w:szCs w:val="24"/>
        </w:rPr>
        <w:t>ython</w:t>
      </w:r>
      <w:r w:rsidR="001047A8" w:rsidRPr="001047A8">
        <w:rPr>
          <w:rFonts w:ascii="Times" w:hAnsi="Times" w:cs="Times"/>
          <w:color w:val="EE0000"/>
          <w:sz w:val="24"/>
          <w:szCs w:val="24"/>
        </w:rPr>
        <w:t xml:space="preserve"> 3.12</w:t>
      </w:r>
      <w:r w:rsidRPr="001047A8">
        <w:rPr>
          <w:rFonts w:ascii="Times" w:hAnsi="Times" w:cs="Times"/>
          <w:color w:val="EE0000"/>
          <w:sz w:val="24"/>
          <w:szCs w:val="24"/>
        </w:rPr>
        <w:t xml:space="preserve"> utilizando o modelo</w:t>
      </w:r>
      <w:r w:rsidR="008246B3" w:rsidRPr="001047A8">
        <w:rPr>
          <w:rFonts w:ascii="Times" w:hAnsi="Times" w:cs="Times"/>
          <w:color w:val="EE0000"/>
          <w:sz w:val="24"/>
          <w:szCs w:val="24"/>
        </w:rPr>
        <w:t xml:space="preserve"> </w:t>
      </w:r>
      <w:r w:rsidR="009E1D61" w:rsidRPr="001047A8">
        <w:rPr>
          <w:rFonts w:ascii="Times" w:hAnsi="Times" w:cs="Times"/>
          <w:color w:val="EE0000"/>
          <w:sz w:val="24"/>
          <w:szCs w:val="24"/>
        </w:rPr>
        <w:t>YOLO</w:t>
      </w:r>
      <w:r w:rsidR="00803D36" w:rsidRPr="001047A8">
        <w:rPr>
          <w:rFonts w:ascii="Times" w:hAnsi="Times" w:cs="Times"/>
          <w:color w:val="EE0000"/>
          <w:sz w:val="24"/>
          <w:szCs w:val="24"/>
        </w:rPr>
        <w:t>v8n</w:t>
      </w:r>
      <w:r w:rsidR="007C6BAE" w:rsidRPr="001047A8">
        <w:rPr>
          <w:rFonts w:ascii="Times" w:hAnsi="Times" w:cs="Times"/>
          <w:color w:val="EE0000"/>
          <w:sz w:val="24"/>
          <w:szCs w:val="24"/>
        </w:rPr>
        <w:t>. Esse modelo</w:t>
      </w:r>
      <w:r w:rsidR="009E1D61" w:rsidRPr="001047A8">
        <w:rPr>
          <w:rFonts w:ascii="Times" w:hAnsi="Times" w:cs="Times"/>
          <w:color w:val="EE0000"/>
          <w:sz w:val="24"/>
          <w:szCs w:val="24"/>
        </w:rPr>
        <w:t xml:space="preserve"> </w:t>
      </w:r>
      <w:r w:rsidRPr="001047A8">
        <w:rPr>
          <w:rFonts w:ascii="Times" w:hAnsi="Times" w:cs="Times"/>
          <w:color w:val="EE0000"/>
          <w:sz w:val="24"/>
          <w:szCs w:val="24"/>
        </w:rPr>
        <w:t>realiza</w:t>
      </w:r>
      <w:r w:rsidR="009E1D61" w:rsidRPr="001047A8">
        <w:rPr>
          <w:rFonts w:ascii="Times" w:hAnsi="Times" w:cs="Times"/>
          <w:color w:val="EE0000"/>
          <w:sz w:val="24"/>
          <w:szCs w:val="24"/>
        </w:rPr>
        <w:t xml:space="preserve"> diversas operações </w:t>
      </w:r>
      <w:r w:rsidRPr="001047A8">
        <w:rPr>
          <w:rFonts w:ascii="Times" w:hAnsi="Times" w:cs="Times"/>
          <w:color w:val="EE0000"/>
          <w:sz w:val="24"/>
          <w:szCs w:val="24"/>
        </w:rPr>
        <w:t>matriciais, por</w:t>
      </w:r>
      <w:r w:rsidR="009E1D61" w:rsidRPr="001047A8">
        <w:rPr>
          <w:rFonts w:ascii="Times" w:hAnsi="Times" w:cs="Times"/>
          <w:color w:val="EE0000"/>
          <w:sz w:val="24"/>
          <w:szCs w:val="24"/>
        </w:rPr>
        <w:t xml:space="preserve"> isso se beneficia de dispositivos com</w:t>
      </w:r>
      <w:r w:rsidR="007C6BAE" w:rsidRPr="001047A8">
        <w:rPr>
          <w:rFonts w:ascii="Times" w:hAnsi="Times" w:cs="Times"/>
          <w:color w:val="EE0000"/>
          <w:sz w:val="24"/>
          <w:szCs w:val="24"/>
        </w:rPr>
        <w:t xml:space="preserve"> processamento </w:t>
      </w:r>
      <w:r w:rsidR="009E1D61" w:rsidRPr="001047A8">
        <w:rPr>
          <w:rFonts w:ascii="Times" w:hAnsi="Times" w:cs="Times"/>
          <w:color w:val="EE0000"/>
          <w:sz w:val="24"/>
          <w:szCs w:val="24"/>
        </w:rPr>
        <w:t xml:space="preserve">paralelo como </w:t>
      </w:r>
      <w:r w:rsidR="00803D36" w:rsidRPr="001047A8">
        <w:rPr>
          <w:rFonts w:ascii="Times" w:hAnsi="Times" w:cs="Times"/>
          <w:color w:val="EE0000"/>
          <w:sz w:val="24"/>
          <w:szCs w:val="24"/>
        </w:rPr>
        <w:t>GPUs.</w:t>
      </w:r>
    </w:p>
    <w:p w14:paraId="0042C9B1" w14:textId="64534A8B" w:rsidR="00D21667" w:rsidRPr="001047A8" w:rsidRDefault="00D21667" w:rsidP="0018407C">
      <w:pPr>
        <w:ind w:firstLine="708"/>
        <w:jc w:val="both"/>
        <w:rPr>
          <w:rFonts w:ascii="Times" w:hAnsi="Times" w:cs="Times"/>
          <w:color w:val="EE0000"/>
          <w:sz w:val="24"/>
          <w:szCs w:val="24"/>
        </w:rPr>
      </w:pPr>
      <w:r>
        <w:rPr>
          <w:rFonts w:ascii="Times" w:hAnsi="Times" w:cs="Times"/>
          <w:color w:val="EE0000"/>
          <w:sz w:val="24"/>
          <w:szCs w:val="24"/>
        </w:rPr>
        <w:t>&lt;print código&gt;</w:t>
      </w:r>
    </w:p>
    <w:p w14:paraId="6CCEE8BB" w14:textId="2BF7CECA" w:rsidR="007C6BAE" w:rsidRPr="001047A8" w:rsidRDefault="007C6BAE" w:rsidP="0018407C">
      <w:pPr>
        <w:ind w:firstLine="708"/>
        <w:jc w:val="both"/>
        <w:rPr>
          <w:rFonts w:ascii="Times" w:hAnsi="Times" w:cs="Times"/>
          <w:color w:val="EE0000"/>
          <w:sz w:val="24"/>
          <w:szCs w:val="24"/>
        </w:rPr>
      </w:pPr>
      <w:r w:rsidRPr="001047A8">
        <w:rPr>
          <w:rFonts w:ascii="Times" w:hAnsi="Times" w:cs="Times"/>
          <w:color w:val="EE0000"/>
          <w:sz w:val="24"/>
          <w:szCs w:val="24"/>
        </w:rPr>
        <w:t xml:space="preserve">Por padrão o Yolo utiliza a tecnologia CUDA, disponível em placas NVIDIA. Quando não há disponibilidade para o uso dessas </w:t>
      </w:r>
      <w:r w:rsidR="00803D36" w:rsidRPr="001047A8">
        <w:rPr>
          <w:rFonts w:ascii="Times" w:hAnsi="Times" w:cs="Times"/>
          <w:color w:val="EE0000"/>
          <w:sz w:val="24"/>
          <w:szCs w:val="24"/>
        </w:rPr>
        <w:t>GPUs</w:t>
      </w:r>
      <w:r w:rsidRPr="001047A8">
        <w:rPr>
          <w:rFonts w:ascii="Times" w:hAnsi="Times" w:cs="Times"/>
          <w:color w:val="EE0000"/>
          <w:sz w:val="24"/>
          <w:szCs w:val="24"/>
        </w:rPr>
        <w:t>, o processamento é realizado pela CPU, resultando em um maior tempo de execução.</w:t>
      </w:r>
    </w:p>
    <w:p w14:paraId="1B20774E" w14:textId="2EA56601" w:rsidR="007C6BAE" w:rsidRPr="001047A8" w:rsidRDefault="009E1D61" w:rsidP="007C6BAE">
      <w:pPr>
        <w:ind w:firstLine="708"/>
        <w:jc w:val="both"/>
        <w:rPr>
          <w:rFonts w:ascii="Times" w:hAnsi="Times" w:cs="Times"/>
          <w:color w:val="EE0000"/>
          <w:sz w:val="24"/>
          <w:szCs w:val="24"/>
        </w:rPr>
      </w:pPr>
      <w:r w:rsidRPr="001047A8">
        <w:rPr>
          <w:rFonts w:ascii="Times" w:hAnsi="Times" w:cs="Times"/>
          <w:color w:val="EE0000"/>
          <w:sz w:val="24"/>
          <w:szCs w:val="24"/>
        </w:rPr>
        <w:t xml:space="preserve"> </w:t>
      </w:r>
      <w:r w:rsidR="00CA45A2" w:rsidRPr="001047A8">
        <w:rPr>
          <w:rFonts w:ascii="Times" w:hAnsi="Times" w:cs="Times"/>
          <w:color w:val="EE0000"/>
          <w:sz w:val="24"/>
          <w:szCs w:val="24"/>
        </w:rPr>
        <w:t>N</w:t>
      </w:r>
      <w:r w:rsidR="007C6BAE" w:rsidRPr="001047A8">
        <w:rPr>
          <w:rFonts w:ascii="Times" w:hAnsi="Times" w:cs="Times"/>
          <w:color w:val="EE0000"/>
          <w:sz w:val="24"/>
          <w:szCs w:val="24"/>
        </w:rPr>
        <w:t>o caso de GPUs AMD, é necessário configurar bibliotecas compatíveis, com</w:t>
      </w:r>
      <w:r w:rsidR="0054105A" w:rsidRPr="001047A8">
        <w:rPr>
          <w:rFonts w:ascii="Times" w:hAnsi="Times" w:cs="Times"/>
          <w:color w:val="EE0000"/>
          <w:sz w:val="24"/>
          <w:szCs w:val="24"/>
        </w:rPr>
        <w:t xml:space="preserve"> </w:t>
      </w:r>
      <w:r w:rsidR="007C6BAE" w:rsidRPr="001047A8">
        <w:rPr>
          <w:rFonts w:ascii="Times" w:hAnsi="Times" w:cs="Times"/>
          <w:color w:val="EE0000"/>
          <w:sz w:val="24"/>
          <w:szCs w:val="24"/>
        </w:rPr>
        <w:t>o ROCm, para permitir</w:t>
      </w:r>
      <w:r w:rsidR="0054105A" w:rsidRPr="001047A8">
        <w:rPr>
          <w:rFonts w:ascii="Times" w:hAnsi="Times" w:cs="Times"/>
          <w:color w:val="EE0000"/>
          <w:sz w:val="24"/>
          <w:szCs w:val="24"/>
        </w:rPr>
        <w:t xml:space="preserve"> que o YOLO utilize</w:t>
      </w:r>
      <w:r w:rsidR="007C6BAE" w:rsidRPr="001047A8">
        <w:rPr>
          <w:rFonts w:ascii="Times" w:hAnsi="Times" w:cs="Times"/>
          <w:color w:val="EE0000"/>
          <w:sz w:val="24"/>
          <w:szCs w:val="24"/>
        </w:rPr>
        <w:t xml:space="preserve"> aceleração via GPU</w:t>
      </w:r>
      <w:r w:rsidR="00F15CE5" w:rsidRPr="001047A8">
        <w:rPr>
          <w:rFonts w:ascii="Times" w:hAnsi="Times" w:cs="Times"/>
          <w:color w:val="EE0000"/>
          <w:sz w:val="24"/>
          <w:szCs w:val="24"/>
        </w:rPr>
        <w:t>.</w:t>
      </w:r>
      <w:r w:rsidR="0054105A" w:rsidRPr="001047A8">
        <w:rPr>
          <w:rFonts w:ascii="Times" w:hAnsi="Times" w:cs="Times"/>
          <w:color w:val="EE0000"/>
          <w:sz w:val="24"/>
          <w:szCs w:val="24"/>
        </w:rPr>
        <w:t xml:space="preserve"> Entretanto é importante ressaltar que essa biblioteca só está disponível para plataformas Linux, para isso se fez necessário a instalação de uma distribuição Linux Ubuntu.</w:t>
      </w:r>
    </w:p>
    <w:p w14:paraId="55C43ECE" w14:textId="77777777" w:rsidR="00D4420F" w:rsidRDefault="00D4420F" w:rsidP="007C6BAE">
      <w:pPr>
        <w:jc w:val="both"/>
        <w:rPr>
          <w:rFonts w:ascii="Times" w:hAnsi="Times" w:cs="Times"/>
          <w:b/>
          <w:bCs/>
          <w:color w:val="00B050"/>
          <w:sz w:val="24"/>
          <w:szCs w:val="24"/>
        </w:rPr>
      </w:pPr>
    </w:p>
    <w:p w14:paraId="39C8A2B3" w14:textId="77777777" w:rsidR="001047A8" w:rsidRDefault="001047A8" w:rsidP="007C6BAE">
      <w:pPr>
        <w:jc w:val="both"/>
        <w:rPr>
          <w:rFonts w:ascii="Times" w:hAnsi="Times" w:cs="Times"/>
          <w:b/>
          <w:bCs/>
          <w:color w:val="00B050"/>
          <w:sz w:val="24"/>
          <w:szCs w:val="24"/>
        </w:rPr>
      </w:pPr>
    </w:p>
    <w:p w14:paraId="37692E05" w14:textId="77777777" w:rsidR="001047A8" w:rsidRDefault="001047A8" w:rsidP="007C6BAE">
      <w:pPr>
        <w:jc w:val="both"/>
        <w:rPr>
          <w:rFonts w:ascii="Times" w:hAnsi="Times" w:cs="Times"/>
          <w:b/>
          <w:bCs/>
          <w:color w:val="00B050"/>
          <w:sz w:val="24"/>
          <w:szCs w:val="24"/>
        </w:rPr>
      </w:pPr>
    </w:p>
    <w:p w14:paraId="6E99CEBA" w14:textId="77777777" w:rsidR="001047A8" w:rsidRDefault="001047A8" w:rsidP="007C6BAE">
      <w:pPr>
        <w:jc w:val="both"/>
        <w:rPr>
          <w:rFonts w:ascii="Times" w:hAnsi="Times" w:cs="Times"/>
          <w:b/>
          <w:bCs/>
          <w:color w:val="00B050"/>
          <w:sz w:val="24"/>
          <w:szCs w:val="24"/>
        </w:rPr>
      </w:pPr>
    </w:p>
    <w:p w14:paraId="1D303E8C" w14:textId="77777777" w:rsidR="001047A8" w:rsidRDefault="001047A8" w:rsidP="007C6BAE">
      <w:pPr>
        <w:jc w:val="both"/>
        <w:rPr>
          <w:rFonts w:ascii="Times" w:hAnsi="Times" w:cs="Times"/>
          <w:b/>
          <w:bCs/>
          <w:color w:val="00B050"/>
          <w:sz w:val="24"/>
          <w:szCs w:val="24"/>
        </w:rPr>
      </w:pPr>
    </w:p>
    <w:p w14:paraId="229BDA80" w14:textId="1A47F665" w:rsidR="007C6BAE" w:rsidRPr="001047A8" w:rsidRDefault="007C6BAE" w:rsidP="007C6BAE">
      <w:pPr>
        <w:jc w:val="both"/>
        <w:rPr>
          <w:rFonts w:ascii="Times" w:hAnsi="Times" w:cs="Times"/>
          <w:b/>
          <w:bCs/>
          <w:sz w:val="24"/>
          <w:szCs w:val="24"/>
        </w:rPr>
      </w:pPr>
      <w:r w:rsidRPr="001047A8">
        <w:rPr>
          <w:rFonts w:ascii="Times" w:hAnsi="Times" w:cs="Times"/>
          <w:b/>
          <w:bCs/>
          <w:sz w:val="24"/>
          <w:szCs w:val="24"/>
        </w:rPr>
        <w:t>4.2.2 Comunicação e integração com o ESP32-CAM</w:t>
      </w:r>
    </w:p>
    <w:p w14:paraId="7588FE1B" w14:textId="18185FFD" w:rsidR="00D4420F" w:rsidRPr="00715ED8" w:rsidRDefault="00D4420F" w:rsidP="007C6BAE">
      <w:pPr>
        <w:jc w:val="both"/>
        <w:rPr>
          <w:rFonts w:ascii="Times" w:hAnsi="Times" w:cs="Times"/>
          <w:color w:val="00B050"/>
          <w:sz w:val="24"/>
          <w:szCs w:val="24"/>
        </w:rPr>
      </w:pPr>
      <w:r w:rsidRPr="001047A8">
        <w:rPr>
          <w:rFonts w:ascii="Times" w:hAnsi="Times" w:cs="Times"/>
          <w:b/>
          <w:bCs/>
          <w:sz w:val="24"/>
          <w:szCs w:val="24"/>
        </w:rPr>
        <w:tab/>
      </w:r>
      <w:r w:rsidRPr="001047A8">
        <w:rPr>
          <w:rFonts w:ascii="Times" w:hAnsi="Times" w:cs="Times"/>
          <w:sz w:val="24"/>
          <w:szCs w:val="24"/>
        </w:rPr>
        <w:t xml:space="preserve">Por fim para que seja possível a comunicação é utilizada a biblioteca </w:t>
      </w:r>
      <w:r w:rsidRPr="001047A8">
        <w:rPr>
          <w:rFonts w:ascii="Times" w:hAnsi="Times" w:cs="Times"/>
          <w:i/>
          <w:iCs/>
          <w:sz w:val="24"/>
          <w:szCs w:val="24"/>
        </w:rPr>
        <w:t>requests</w:t>
      </w:r>
      <w:r w:rsidRPr="001047A8">
        <w:rPr>
          <w:rFonts w:ascii="Times" w:hAnsi="Times" w:cs="Times"/>
          <w:sz w:val="24"/>
          <w:szCs w:val="24"/>
        </w:rPr>
        <w:t xml:space="preserve"> disponibilizada no Python, enviando uma requisição GET com a rota definida por ip:8080/X90Y45 onde x e y indicam os graus que o servo deve se mover para acompanhar o objeto focal.</w:t>
      </w:r>
    </w:p>
    <w:p w14:paraId="14FE6282" w14:textId="6A2ECC48" w:rsidR="00CA45A2" w:rsidRPr="00B12303" w:rsidRDefault="00CA45A2" w:rsidP="00CA45A2">
      <w:pPr>
        <w:jc w:val="both"/>
        <w:rPr>
          <w:rFonts w:ascii="Times" w:hAnsi="Times" w:cs="Times"/>
          <w:b/>
          <w:bCs/>
          <w:sz w:val="26"/>
          <w:szCs w:val="26"/>
        </w:rPr>
      </w:pPr>
      <w:r w:rsidRPr="00B12303">
        <w:rPr>
          <w:rFonts w:ascii="Times" w:hAnsi="Times" w:cs="Times"/>
          <w:b/>
          <w:bCs/>
          <w:sz w:val="26"/>
          <w:szCs w:val="26"/>
        </w:rPr>
        <w:t>4.</w:t>
      </w:r>
      <w:r w:rsidR="00D4420F" w:rsidRPr="00B12303">
        <w:rPr>
          <w:rFonts w:ascii="Times" w:hAnsi="Times" w:cs="Times"/>
          <w:b/>
          <w:bCs/>
          <w:sz w:val="26"/>
          <w:szCs w:val="26"/>
        </w:rPr>
        <w:t>3</w:t>
      </w:r>
      <w:r w:rsidRPr="00B12303">
        <w:rPr>
          <w:rFonts w:ascii="Times" w:hAnsi="Times" w:cs="Times"/>
          <w:b/>
          <w:bCs/>
          <w:sz w:val="26"/>
          <w:szCs w:val="26"/>
        </w:rPr>
        <w:t xml:space="preserve"> Sistema Funcional</w:t>
      </w:r>
    </w:p>
    <w:p w14:paraId="0849CDEB" w14:textId="2544729C" w:rsidR="00CA45A2" w:rsidRPr="00715ED8" w:rsidRDefault="00CA45A2" w:rsidP="00CA45A2">
      <w:pPr>
        <w:jc w:val="both"/>
        <w:rPr>
          <w:rFonts w:ascii="Times" w:hAnsi="Times" w:cs="Times"/>
          <w:color w:val="00B050"/>
          <w:sz w:val="24"/>
          <w:szCs w:val="24"/>
        </w:rPr>
      </w:pPr>
      <w:r w:rsidRPr="00715ED8">
        <w:rPr>
          <w:rFonts w:ascii="Times" w:hAnsi="Times" w:cs="Times"/>
          <w:b/>
          <w:bCs/>
          <w:color w:val="00B050"/>
          <w:sz w:val="24"/>
          <w:szCs w:val="24"/>
        </w:rPr>
        <w:tab/>
      </w:r>
      <w:r w:rsidR="005E193A" w:rsidRPr="001047A8">
        <w:rPr>
          <w:rFonts w:ascii="Times" w:hAnsi="Times" w:cs="Times"/>
          <w:sz w:val="24"/>
          <w:szCs w:val="24"/>
        </w:rPr>
        <w:t xml:space="preserve">Após a execução de todos os passos anteriores, foi possível obter o </w:t>
      </w:r>
      <w:r w:rsidR="001E52D9" w:rsidRPr="001047A8">
        <w:rPr>
          <w:rFonts w:ascii="Times" w:hAnsi="Times" w:cs="Times"/>
          <w:sz w:val="24"/>
          <w:szCs w:val="24"/>
        </w:rPr>
        <w:t>seguinte resultado</w:t>
      </w:r>
    </w:p>
    <w:p w14:paraId="35AA3DB7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  <w:r>
        <w:rPr>
          <w:rFonts w:ascii="Times" w:hAnsi="Times" w:cs="Times"/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6735AF0" wp14:editId="25992DF2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619375" cy="2777490"/>
            <wp:effectExtent l="0" t="0" r="9525" b="3810"/>
            <wp:wrapSquare wrapText="bothSides"/>
            <wp:docPr id="650514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4105A">
        <w:rPr>
          <w:rFonts w:ascii="Times" w:hAnsi="Times" w:cs="Times"/>
          <w:b/>
          <w:bCs/>
          <w:color w:val="EE0000"/>
          <w:sz w:val="24"/>
          <w:szCs w:val="24"/>
        </w:rPr>
        <w:tab/>
      </w:r>
    </w:p>
    <w:p w14:paraId="463940D3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3CAEFB69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4A7C1F34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42C7B20D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4E5DF435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77FC5C26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61765756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1369061F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467D9A68" w14:textId="77777777" w:rsidR="00D4420F" w:rsidRDefault="00D4420F" w:rsidP="00D4420F">
      <w:pPr>
        <w:keepNext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39A8CB3A" w14:textId="3F1C9499" w:rsidR="00D4420F" w:rsidRDefault="0054105A" w:rsidP="00D4420F">
      <w:pPr>
        <w:keepNext/>
        <w:jc w:val="both"/>
      </w:pPr>
      <w:r>
        <w:rPr>
          <w:rFonts w:ascii="Times" w:hAnsi="Times" w:cs="Times"/>
          <w:b/>
          <w:bCs/>
          <w:color w:val="EE0000"/>
          <w:sz w:val="24"/>
          <w:szCs w:val="24"/>
        </w:rPr>
        <w:tab/>
      </w:r>
      <w:r w:rsidR="00D4420F">
        <w:rPr>
          <w:rFonts w:ascii="Times" w:hAnsi="Times" w:cs="Times"/>
          <w:b/>
          <w:bCs/>
          <w:color w:val="EE0000"/>
          <w:sz w:val="24"/>
          <w:szCs w:val="24"/>
        </w:rPr>
        <w:t xml:space="preserve"> </w:t>
      </w:r>
    </w:p>
    <w:p w14:paraId="6535CB10" w14:textId="418BD720" w:rsidR="0054105A" w:rsidRDefault="00D4420F" w:rsidP="00D4420F">
      <w:pPr>
        <w:pStyle w:val="Legenda"/>
        <w:rPr>
          <w:color w:val="00B050"/>
        </w:rPr>
      </w:pPr>
      <w:r w:rsidRPr="00715ED8">
        <w:rPr>
          <w:color w:val="00B050"/>
        </w:rPr>
        <w:t xml:space="preserve">Figura </w:t>
      </w:r>
      <w:r w:rsidRPr="00715ED8">
        <w:rPr>
          <w:color w:val="00B050"/>
        </w:rPr>
        <w:fldChar w:fldCharType="begin"/>
      </w:r>
      <w:r w:rsidRPr="00715ED8">
        <w:rPr>
          <w:color w:val="00B050"/>
        </w:rPr>
        <w:instrText xml:space="preserve"> SEQ Figura \* ARABIC </w:instrText>
      </w:r>
      <w:r w:rsidRPr="00715ED8">
        <w:rPr>
          <w:color w:val="00B050"/>
        </w:rPr>
        <w:fldChar w:fldCharType="separate"/>
      </w:r>
      <w:r w:rsidR="00E036A3">
        <w:rPr>
          <w:noProof/>
          <w:color w:val="00B050"/>
        </w:rPr>
        <w:t>10</w:t>
      </w:r>
      <w:r w:rsidRPr="00715ED8">
        <w:rPr>
          <w:color w:val="00B050"/>
        </w:rPr>
        <w:fldChar w:fldCharType="end"/>
      </w:r>
      <w:r w:rsidRPr="00715ED8">
        <w:rPr>
          <w:color w:val="00B050"/>
        </w:rPr>
        <w:t xml:space="preserve"> Protótipo funcional utilizando Esp32</w:t>
      </w:r>
      <w:r w:rsidR="001E52D9" w:rsidRPr="00715ED8">
        <w:rPr>
          <w:color w:val="00B050"/>
        </w:rPr>
        <w:t xml:space="preserve"> </w:t>
      </w:r>
      <w:r w:rsidRPr="00715ED8">
        <w:rPr>
          <w:color w:val="00B050"/>
        </w:rPr>
        <w:t>CAM(vou trocar a foto)</w:t>
      </w:r>
    </w:p>
    <w:p w14:paraId="20F79335" w14:textId="41671A6E" w:rsidR="001047A8" w:rsidRPr="001047A8" w:rsidRDefault="001047A8" w:rsidP="001047A8">
      <w:pPr>
        <w:jc w:val="both"/>
        <w:rPr>
          <w:rFonts w:ascii="Times" w:hAnsi="Times" w:cs="Times"/>
          <w:b/>
          <w:bCs/>
          <w:sz w:val="24"/>
          <w:szCs w:val="24"/>
        </w:rPr>
      </w:pPr>
      <w:r w:rsidRPr="001047A8">
        <w:rPr>
          <w:rFonts w:ascii="Times" w:hAnsi="Times" w:cs="Times"/>
          <w:b/>
          <w:bCs/>
          <w:sz w:val="24"/>
          <w:szCs w:val="24"/>
        </w:rPr>
        <w:t xml:space="preserve">4.2.2 </w:t>
      </w:r>
      <w:r>
        <w:rPr>
          <w:rFonts w:ascii="Times" w:hAnsi="Times" w:cs="Times"/>
          <w:b/>
          <w:bCs/>
          <w:sz w:val="24"/>
          <w:szCs w:val="24"/>
        </w:rPr>
        <w:t xml:space="preserve">Testes </w:t>
      </w:r>
    </w:p>
    <w:p w14:paraId="526C23F1" w14:textId="46FE1C7B" w:rsidR="00D4420F" w:rsidRPr="00B12303" w:rsidRDefault="00B12303" w:rsidP="00CA45A2">
      <w:pPr>
        <w:jc w:val="both"/>
        <w:rPr>
          <w:rFonts w:ascii="Times" w:hAnsi="Times" w:cs="Times"/>
          <w:color w:val="EE0000"/>
          <w:sz w:val="24"/>
          <w:szCs w:val="24"/>
        </w:rPr>
      </w:pPr>
      <w:r>
        <w:rPr>
          <w:rFonts w:ascii="Times" w:hAnsi="Times" w:cs="Times"/>
          <w:b/>
          <w:bCs/>
          <w:color w:val="EE0000"/>
          <w:sz w:val="24"/>
          <w:szCs w:val="24"/>
        </w:rPr>
        <w:tab/>
      </w:r>
      <w:r w:rsidRPr="00B12303">
        <w:rPr>
          <w:rFonts w:ascii="Times" w:hAnsi="Times" w:cs="Times"/>
          <w:sz w:val="24"/>
          <w:szCs w:val="24"/>
        </w:rPr>
        <w:t xml:space="preserve">Para realizar o teste o autor do artigo realizou alguns movimentos e verificou se </w:t>
      </w:r>
      <w:r w:rsidR="00E71DC7">
        <w:rPr>
          <w:rFonts w:ascii="Times" w:hAnsi="Times" w:cs="Times"/>
          <w:sz w:val="24"/>
          <w:szCs w:val="24"/>
        </w:rPr>
        <w:t>o dispositivo</w:t>
      </w:r>
      <w:r w:rsidRPr="00B12303">
        <w:rPr>
          <w:rFonts w:ascii="Times" w:hAnsi="Times" w:cs="Times"/>
          <w:sz w:val="24"/>
          <w:szCs w:val="24"/>
        </w:rPr>
        <w:t xml:space="preserve"> </w:t>
      </w:r>
      <w:r w:rsidR="00E71DC7">
        <w:rPr>
          <w:rFonts w:ascii="Times" w:hAnsi="Times" w:cs="Times"/>
          <w:sz w:val="24"/>
          <w:szCs w:val="24"/>
        </w:rPr>
        <w:t>conseguir acompanhar</w:t>
      </w:r>
    </w:p>
    <w:p w14:paraId="01B2D11C" w14:textId="77777777" w:rsidR="00E036A3" w:rsidRDefault="00E036A3" w:rsidP="00CA45A2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3CA368D7" w14:textId="77777777" w:rsidR="00E036A3" w:rsidRDefault="00E036A3" w:rsidP="00CA45A2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0161DF27" w14:textId="77777777" w:rsidR="00E036A3" w:rsidRDefault="00E036A3" w:rsidP="00CA45A2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6A63BD16" w14:textId="77777777" w:rsidR="00E036A3" w:rsidRDefault="00E036A3" w:rsidP="00CA45A2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066A2009" w14:textId="77777777" w:rsidR="00E036A3" w:rsidRDefault="00E036A3" w:rsidP="00CA45A2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471337AA" w14:textId="77777777" w:rsidR="00E036A3" w:rsidRDefault="00E036A3" w:rsidP="00CA45A2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2DE822B5" w14:textId="77777777" w:rsidR="00E036A3" w:rsidRDefault="00E036A3" w:rsidP="00CA45A2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0E2B78EC" w14:textId="358796AD" w:rsidR="001047A8" w:rsidRDefault="00B12303" w:rsidP="00CA45A2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  <w:r>
        <w:rPr>
          <w:rFonts w:ascii="Times" w:hAnsi="Times" w:cs="Times"/>
          <w:b/>
          <w:bCs/>
          <w:color w:val="EE0000"/>
          <w:sz w:val="24"/>
          <w:szCs w:val="24"/>
        </w:rPr>
        <w:t>Fig1: original</w:t>
      </w:r>
      <w:r w:rsidR="00E036A3">
        <w:rPr>
          <w:rFonts w:ascii="Times" w:hAnsi="Times" w:cs="Times"/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65A2477" wp14:editId="3BF757CE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502535" cy="2143125"/>
            <wp:effectExtent l="0" t="0" r="0" b="9525"/>
            <wp:wrapSquare wrapText="bothSides"/>
            <wp:docPr id="86555982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3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6A3">
        <w:rPr>
          <w:rFonts w:ascii="Times" w:hAnsi="Times" w:cs="Times"/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CD49D85" wp14:editId="429A3E03">
            <wp:simplePos x="0" y="0"/>
            <wp:positionH relativeFrom="column">
              <wp:posOffset>-156210</wp:posOffset>
            </wp:positionH>
            <wp:positionV relativeFrom="paragraph">
              <wp:posOffset>178435</wp:posOffset>
            </wp:positionV>
            <wp:extent cx="2479675" cy="2085975"/>
            <wp:effectExtent l="0" t="0" r="0" b="9525"/>
            <wp:wrapSquare wrapText="bothSides"/>
            <wp:docPr id="18557430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DB8FB" w14:textId="0804F574" w:rsidR="00CA45A2" w:rsidRDefault="00CA45A2" w:rsidP="007C6BAE">
      <w:pPr>
        <w:ind w:firstLine="708"/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3C403390" w14:textId="0C30DBD7" w:rsidR="00B12303" w:rsidRDefault="00B12303" w:rsidP="00B12303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276236F4" w14:textId="19B53F1A" w:rsidR="00E036A3" w:rsidRDefault="00E036A3" w:rsidP="00B12303">
      <w:pPr>
        <w:jc w:val="both"/>
        <w:rPr>
          <w:rFonts w:ascii="Times" w:hAnsi="Times" w:cs="Times"/>
          <w:b/>
          <w:bCs/>
          <w:color w:val="EE0000"/>
          <w:sz w:val="24"/>
          <w:szCs w:val="24"/>
        </w:rPr>
      </w:pPr>
    </w:p>
    <w:p w14:paraId="1403C268" w14:textId="6E4DDDBB" w:rsidR="00B12303" w:rsidRDefault="00B12303" w:rsidP="00B12303">
      <w:pPr>
        <w:jc w:val="both"/>
        <w:rPr>
          <w:rFonts w:ascii="Times" w:hAnsi="Times" w:cs="Times"/>
          <w:color w:val="45B0E1" w:themeColor="accent1" w:themeTint="99"/>
          <w:sz w:val="24"/>
          <w:szCs w:val="24"/>
        </w:rPr>
      </w:pPr>
      <w:r>
        <w:rPr>
          <w:rFonts w:ascii="Times" w:hAnsi="Times" w:cs="Times"/>
          <w:color w:val="45B0E1" w:themeColor="accent1" w:themeTint="99"/>
          <w:sz w:val="24"/>
          <w:szCs w:val="24"/>
        </w:rPr>
        <w:t>Link:</w:t>
      </w:r>
      <w:r w:rsidRPr="00B12303">
        <w:t xml:space="preserve"> </w:t>
      </w:r>
      <w:r w:rsidRPr="00B12303">
        <w:rPr>
          <w:rFonts w:ascii="Times" w:hAnsi="Times" w:cs="Times"/>
          <w:color w:val="45B0E1" w:themeColor="accent1" w:themeTint="99"/>
          <w:sz w:val="24"/>
          <w:szCs w:val="24"/>
        </w:rPr>
        <w:t>https://github.com/Jonatas-G-Oliveira/mack-tcc-tracker</w:t>
      </w:r>
    </w:p>
    <w:p w14:paraId="6C14AC8F" w14:textId="7BD06391" w:rsidR="00341C4E" w:rsidRDefault="00341C4E"/>
    <w:p w14:paraId="2824AE25" w14:textId="77777777" w:rsidR="001047A8" w:rsidRDefault="001047A8" w:rsidP="003B54EC">
      <w:pPr>
        <w:rPr>
          <w:rFonts w:ascii="Times" w:eastAsia="Times New Roman" w:hAnsi="Times" w:cs="Times"/>
          <w:color w:val="EE0000"/>
          <w:sz w:val="24"/>
          <w:szCs w:val="24"/>
          <w:lang w:eastAsia="pt-BR"/>
        </w:rPr>
      </w:pPr>
    </w:p>
    <w:p w14:paraId="3EF3D89F" w14:textId="0EE0B02F" w:rsidR="00B174B1" w:rsidRPr="008B7F0D" w:rsidRDefault="00B12303" w:rsidP="003B54EC">
      <w:pPr>
        <w:rPr>
          <w:rFonts w:ascii="Times" w:eastAsia="Times New Roman" w:hAnsi="Times" w:cs="Times"/>
          <w:b/>
          <w:bCs/>
          <w:color w:val="45B0E1" w:themeColor="accent1" w:themeTint="99"/>
          <w:sz w:val="26"/>
          <w:szCs w:val="26"/>
          <w:lang w:eastAsia="pt-BR"/>
        </w:rPr>
      </w:pPr>
      <w:r w:rsidRPr="008B7F0D">
        <w:rPr>
          <w:rFonts w:ascii="Times" w:eastAsia="Times New Roman" w:hAnsi="Times" w:cs="Times"/>
          <w:b/>
          <w:bCs/>
          <w:color w:val="45B0E1" w:themeColor="accent1" w:themeTint="99"/>
          <w:sz w:val="26"/>
          <w:szCs w:val="26"/>
          <w:lang w:eastAsia="pt-BR"/>
        </w:rPr>
        <w:t xml:space="preserve">5 </w:t>
      </w:r>
      <w:r w:rsidR="00B174B1" w:rsidRPr="008B7F0D">
        <w:rPr>
          <w:rFonts w:ascii="Times" w:eastAsia="Times New Roman" w:hAnsi="Times" w:cs="Times"/>
          <w:b/>
          <w:bCs/>
          <w:color w:val="45B0E1" w:themeColor="accent1" w:themeTint="99"/>
          <w:sz w:val="26"/>
          <w:szCs w:val="26"/>
          <w:lang w:eastAsia="pt-BR"/>
        </w:rPr>
        <w:t xml:space="preserve">Conclusões e </w:t>
      </w:r>
      <w:r w:rsidR="001047A8" w:rsidRPr="008B7F0D">
        <w:rPr>
          <w:rFonts w:ascii="Times" w:eastAsia="Times New Roman" w:hAnsi="Times" w:cs="Times"/>
          <w:b/>
          <w:bCs/>
          <w:color w:val="45B0E1" w:themeColor="accent1" w:themeTint="99"/>
          <w:sz w:val="26"/>
          <w:szCs w:val="26"/>
          <w:lang w:eastAsia="pt-BR"/>
        </w:rPr>
        <w:t>T</w:t>
      </w:r>
      <w:r w:rsidR="00B174B1" w:rsidRPr="008B7F0D">
        <w:rPr>
          <w:rFonts w:ascii="Times" w:eastAsia="Times New Roman" w:hAnsi="Times" w:cs="Times"/>
          <w:b/>
          <w:bCs/>
          <w:color w:val="45B0E1" w:themeColor="accent1" w:themeTint="99"/>
          <w:sz w:val="26"/>
          <w:szCs w:val="26"/>
          <w:lang w:eastAsia="pt-BR"/>
        </w:rPr>
        <w:t>rabalho</w:t>
      </w:r>
      <w:r w:rsidRPr="008B7F0D">
        <w:rPr>
          <w:rFonts w:ascii="Times" w:eastAsia="Times New Roman" w:hAnsi="Times" w:cs="Times"/>
          <w:b/>
          <w:bCs/>
          <w:color w:val="45B0E1" w:themeColor="accent1" w:themeTint="99"/>
          <w:sz w:val="26"/>
          <w:szCs w:val="26"/>
          <w:lang w:eastAsia="pt-BR"/>
        </w:rPr>
        <w:t>s</w:t>
      </w:r>
      <w:r w:rsidR="00B174B1" w:rsidRPr="008B7F0D">
        <w:rPr>
          <w:rFonts w:ascii="Times" w:eastAsia="Times New Roman" w:hAnsi="Times" w:cs="Times"/>
          <w:b/>
          <w:bCs/>
          <w:color w:val="45B0E1" w:themeColor="accent1" w:themeTint="99"/>
          <w:sz w:val="26"/>
          <w:szCs w:val="26"/>
          <w:lang w:eastAsia="pt-BR"/>
        </w:rPr>
        <w:t xml:space="preserve"> Futuros</w:t>
      </w:r>
    </w:p>
    <w:p w14:paraId="332B8B70" w14:textId="224749CE" w:rsidR="00B12303" w:rsidRPr="00B12303" w:rsidRDefault="00B12303" w:rsidP="00B12303">
      <w:pPr>
        <w:ind w:firstLine="708"/>
        <w:jc w:val="both"/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</w:pPr>
      <w:r w:rsidRPr="00B12303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Após a realização dos processos descritos neste artigo, foi possível obter resultados satisfatórios </w:t>
      </w:r>
      <w:r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>para</w:t>
      </w:r>
      <w:r w:rsidRPr="00B12303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 a criação de um dispositivo</w:t>
      </w:r>
      <w:r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 IoT manufaturado capaz de detectar e rastrear pessoas.</w:t>
      </w:r>
    </w:p>
    <w:p w14:paraId="28910581" w14:textId="111AB08F" w:rsidR="00B12303" w:rsidRPr="008B7F0D" w:rsidRDefault="00B12303" w:rsidP="00B12303">
      <w:pPr>
        <w:ind w:firstLine="708"/>
        <w:jc w:val="both"/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</w:pPr>
      <w:r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Para trabalhos futuros seria interessante investigar mais a fundo como utilizar placas gráficas AMD para acelerar a detecção do YOLO. Ao realizar essa etapa o algoritmo seria capaz de rodar em qualquer plataforma, utilizando CUDA para placas Nvidia e </w:t>
      </w:r>
      <w:proofErr w:type="spellStart"/>
      <w:r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>ROCm</w:t>
      </w:r>
      <w:proofErr w:type="spellEnd"/>
      <w:r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 para placas AMD.</w:t>
      </w:r>
    </w:p>
    <w:p w14:paraId="5E8CFA15" w14:textId="2DD1B23D" w:rsidR="00B12303" w:rsidRPr="00B12303" w:rsidRDefault="00B12303" w:rsidP="00B12303">
      <w:pPr>
        <w:ind w:firstLine="708"/>
        <w:jc w:val="both"/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</w:pPr>
      <w:r w:rsidRPr="00B12303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Cabe ressaltar que </w:t>
      </w:r>
      <w:r w:rsidR="008B7F0D"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>a aplicação do</w:t>
      </w:r>
      <w:r w:rsidRPr="00B12303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 dispositivo</w:t>
      </w:r>
      <w:r w:rsidR="008B7F0D"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 pode</w:t>
      </w:r>
      <w:r w:rsidRPr="00B12303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 </w:t>
      </w:r>
      <w:r w:rsidR="008B7F0D"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ser ampliada </w:t>
      </w:r>
      <w:r w:rsidRPr="00B12303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podendo </w:t>
      </w:r>
      <w:r w:rsidR="008B7F0D"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ser capaz de </w:t>
      </w:r>
      <w:r w:rsidRPr="00B12303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utilizar </w:t>
      </w:r>
      <w:r w:rsidR="008B7F0D"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>estimativas de poses para detectar ações suspeitas ou até mesmo adicionar novos dispositivos ao microcontrolador como</w:t>
      </w:r>
      <w:r w:rsidRPr="00B12303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 como sons de alarme, trancas e outros dispositivos.</w:t>
      </w:r>
    </w:p>
    <w:p w14:paraId="6162D7C3" w14:textId="30B8C5E5" w:rsidR="00B12303" w:rsidRPr="00B12303" w:rsidRDefault="008B7F0D" w:rsidP="008B7F0D">
      <w:pPr>
        <w:ind w:firstLine="708"/>
        <w:jc w:val="both"/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</w:pPr>
      <w:r w:rsidRPr="008B7F0D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>Por fim, ao fim desse artigo é possível observar como a</w:t>
      </w:r>
      <w:r w:rsidR="00B12303" w:rsidRPr="00B12303">
        <w:rPr>
          <w:rFonts w:ascii="Times" w:eastAsia="Times New Roman" w:hAnsi="Times" w:cs="Times"/>
          <w:color w:val="45B0E1" w:themeColor="accent1" w:themeTint="99"/>
          <w:sz w:val="24"/>
          <w:szCs w:val="24"/>
          <w:lang w:eastAsia="pt-BR"/>
        </w:rPr>
        <w:t xml:space="preserve"> combinação de tecnologias de visão computacional e dispositivos IoT mostra-se, de fato, muito poderosa.</w:t>
      </w:r>
    </w:p>
    <w:p w14:paraId="76FEBFCF" w14:textId="77777777" w:rsidR="00CA45A2" w:rsidRDefault="00CA45A2" w:rsidP="003B54EC">
      <w:pPr>
        <w:rPr>
          <w:rFonts w:ascii="Times" w:eastAsia="Times New Roman" w:hAnsi="Times" w:cs="Times"/>
          <w:color w:val="EE0000"/>
          <w:sz w:val="24"/>
          <w:szCs w:val="24"/>
          <w:lang w:eastAsia="pt-BR"/>
        </w:rPr>
      </w:pPr>
    </w:p>
    <w:p w14:paraId="05E49D7A" w14:textId="77777777" w:rsidR="00CA45A2" w:rsidRDefault="00CA45A2" w:rsidP="003B54EC">
      <w:pPr>
        <w:rPr>
          <w:rFonts w:ascii="Times" w:eastAsia="Times New Roman" w:hAnsi="Times" w:cs="Times"/>
          <w:color w:val="EE0000"/>
          <w:sz w:val="24"/>
          <w:szCs w:val="24"/>
          <w:lang w:eastAsia="pt-BR"/>
        </w:rPr>
      </w:pPr>
    </w:p>
    <w:p w14:paraId="77FF501B" w14:textId="77777777" w:rsidR="00CA45A2" w:rsidRDefault="00CA45A2" w:rsidP="003B54EC">
      <w:pPr>
        <w:rPr>
          <w:rFonts w:ascii="Times" w:eastAsia="Times New Roman" w:hAnsi="Times" w:cs="Times"/>
          <w:color w:val="EE0000"/>
          <w:sz w:val="24"/>
          <w:szCs w:val="24"/>
          <w:lang w:eastAsia="pt-BR"/>
        </w:rPr>
      </w:pPr>
    </w:p>
    <w:p w14:paraId="22BB9CC5" w14:textId="77777777" w:rsidR="005E193A" w:rsidRDefault="005E193A" w:rsidP="003B54EC">
      <w:pPr>
        <w:rPr>
          <w:rFonts w:ascii="Times" w:eastAsia="Times New Roman" w:hAnsi="Times" w:cs="Times"/>
          <w:color w:val="EE0000"/>
          <w:sz w:val="24"/>
          <w:szCs w:val="24"/>
          <w:lang w:eastAsia="pt-BR"/>
        </w:rPr>
      </w:pPr>
    </w:p>
    <w:p w14:paraId="6B40328D" w14:textId="77777777" w:rsidR="005E193A" w:rsidRDefault="005E193A" w:rsidP="003B54EC">
      <w:pPr>
        <w:rPr>
          <w:rFonts w:ascii="Times" w:eastAsia="Times New Roman" w:hAnsi="Times" w:cs="Times"/>
          <w:color w:val="EE0000"/>
          <w:sz w:val="24"/>
          <w:szCs w:val="24"/>
          <w:lang w:eastAsia="pt-BR"/>
        </w:rPr>
      </w:pPr>
    </w:p>
    <w:p w14:paraId="6D89DF7C" w14:textId="77777777" w:rsidR="005E193A" w:rsidRDefault="005E193A" w:rsidP="003B54EC">
      <w:pPr>
        <w:rPr>
          <w:rFonts w:ascii="Times" w:eastAsia="Times New Roman" w:hAnsi="Times" w:cs="Times"/>
          <w:color w:val="EE0000"/>
          <w:sz w:val="24"/>
          <w:szCs w:val="24"/>
          <w:lang w:eastAsia="pt-BR"/>
        </w:rPr>
      </w:pPr>
    </w:p>
    <w:p w14:paraId="7C14A885" w14:textId="77777777" w:rsidR="008D654D" w:rsidRDefault="008D654D" w:rsidP="008567F4">
      <w:pPr>
        <w:rPr>
          <w:rFonts w:ascii="Times" w:eastAsia="Times New Roman" w:hAnsi="Times" w:cs="Times"/>
          <w:b/>
          <w:bCs/>
          <w:kern w:val="28"/>
          <w:sz w:val="26"/>
          <w:szCs w:val="26"/>
          <w:lang w:eastAsia="pt-BR"/>
        </w:rPr>
      </w:pPr>
    </w:p>
    <w:p w14:paraId="35BA4911" w14:textId="6772A010" w:rsidR="00C907CD" w:rsidRDefault="00DF0BA0" w:rsidP="008567F4">
      <w:pPr>
        <w:rPr>
          <w:rFonts w:ascii="Times" w:eastAsia="Times New Roman" w:hAnsi="Times" w:cs="Times"/>
          <w:b/>
          <w:bCs/>
          <w:kern w:val="28"/>
          <w:sz w:val="26"/>
          <w:szCs w:val="26"/>
          <w:lang w:eastAsia="pt-BR"/>
        </w:rPr>
      </w:pPr>
      <w:r w:rsidRPr="00946F62">
        <w:rPr>
          <w:rFonts w:ascii="Times" w:eastAsia="Times New Roman" w:hAnsi="Times" w:cs="Times"/>
          <w:b/>
          <w:bCs/>
          <w:kern w:val="28"/>
          <w:sz w:val="26"/>
          <w:szCs w:val="26"/>
          <w:lang w:eastAsia="pt-BR"/>
        </w:rPr>
        <w:t xml:space="preserve">5. </w:t>
      </w:r>
      <w:r w:rsidR="009730C1" w:rsidRPr="00946F62">
        <w:rPr>
          <w:rFonts w:ascii="Times" w:eastAsia="Times New Roman" w:hAnsi="Times" w:cs="Times"/>
          <w:b/>
          <w:bCs/>
          <w:kern w:val="28"/>
          <w:sz w:val="26"/>
          <w:szCs w:val="26"/>
          <w:lang w:eastAsia="pt-BR"/>
        </w:rPr>
        <w:t xml:space="preserve">Referências </w:t>
      </w:r>
      <w:r w:rsidR="00946F62">
        <w:rPr>
          <w:rFonts w:ascii="Times" w:eastAsia="Times New Roman" w:hAnsi="Times" w:cs="Times"/>
          <w:b/>
          <w:bCs/>
          <w:kern w:val="28"/>
          <w:sz w:val="26"/>
          <w:szCs w:val="26"/>
          <w:lang w:eastAsia="pt-BR"/>
        </w:rPr>
        <w:t>B</w:t>
      </w:r>
      <w:r w:rsidR="009730C1" w:rsidRPr="00946F62">
        <w:rPr>
          <w:rFonts w:ascii="Times" w:eastAsia="Times New Roman" w:hAnsi="Times" w:cs="Times"/>
          <w:b/>
          <w:bCs/>
          <w:kern w:val="28"/>
          <w:sz w:val="26"/>
          <w:szCs w:val="26"/>
          <w:lang w:eastAsia="pt-BR"/>
        </w:rPr>
        <w:t>ibliográficas</w:t>
      </w:r>
    </w:p>
    <w:p w14:paraId="75E17C7C" w14:textId="426761E8" w:rsidR="005E643A" w:rsidRPr="004029B0" w:rsidRDefault="00384C37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>ABINC</w:t>
      </w:r>
      <w:r w:rsidR="009A4A4B" w:rsidRPr="004029B0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 Associação Brasileira de Internet das coisas. O caminho promissor da IoT no Brasil. 2023. Disponível em: https://abinc.org.br/o-caminho-promissor-da-iot-no-brasil/. 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Acesso em: 25 set. 2024.</w:t>
      </w:r>
    </w:p>
    <w:p w14:paraId="64E42962" w14:textId="4C8443B6" w:rsidR="00E6020A" w:rsidRPr="004029B0" w:rsidRDefault="00E6020A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4029B0">
        <w:rPr>
          <w:rFonts w:ascii="Times New Roman" w:hAnsi="Times New Roman" w:cs="Times New Roman"/>
          <w:sz w:val="22"/>
          <w:szCs w:val="22"/>
          <w:lang w:val="en-US"/>
        </w:rPr>
        <w:t>ALLDATASHEET. OV7670 Datasheet (PDF) - OmniVision Technologies, Inc. </w:t>
      </w:r>
      <w:r w:rsidRPr="004029B0">
        <w:rPr>
          <w:rFonts w:ascii="Times New Roman" w:hAnsi="Times New Roman" w:cs="Times New Roman"/>
          <w:sz w:val="22"/>
          <w:szCs w:val="22"/>
        </w:rPr>
        <w:t>Disponível em: https://www.alldatasheet.com/datasheet-pdf/view/312420/OMNIVISION/OV7670.html. Acesso em: 07 maio 2025.</w:t>
      </w:r>
    </w:p>
    <w:p w14:paraId="1B7AB598" w14:textId="77777777" w:rsidR="00E6650E" w:rsidRPr="004029B0" w:rsidRDefault="00E6650E" w:rsidP="00E6650E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______. OV2640 Datasheet (PDF) - OmniVision Technologies, Inc. 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>Disponível em: https://www.alldatasheet.com/datasheet-pdf/view/312407/OMNIVISION/OV2640.html. Acesso em: 07 maio 2025.</w:t>
      </w:r>
    </w:p>
    <w:p w14:paraId="3F6EDF56" w14:textId="40F6EBF2" w:rsidR="00E6650E" w:rsidRPr="004029B0" w:rsidRDefault="001E52D9" w:rsidP="00E6650E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  <w:rPrChange w:id="23" w:author="Andre Kishimoto" w:date="2025-10-16T19:30:00Z" w16du:dateUtc="2025-10-16T22:3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 xml:space="preserve">______. SG90 Datasheet (PDF) - List of Unclassifed Manufacturers. </w:t>
      </w:r>
      <w:r w:rsidR="00E6650E" w:rsidRPr="004029B0">
        <w:rPr>
          <w:rFonts w:ascii="Times New Roman" w:eastAsia="Times New Roman" w:hAnsi="Times New Roman" w:cs="Times New Roman"/>
          <w:sz w:val="22"/>
          <w:szCs w:val="22"/>
        </w:rPr>
        <w:t>Disponível em: https://www.alldatasheet.com/datasheet-pdf/view/1572383/ETC/SG90.html. Acesso em: 22 maio 2025.</w:t>
      </w:r>
    </w:p>
    <w:p w14:paraId="68CADFED" w14:textId="73FB49C6" w:rsidR="00181CB6" w:rsidRPr="004029B0" w:rsidRDefault="00181CB6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4029B0">
        <w:rPr>
          <w:rFonts w:ascii="Times New Roman" w:hAnsi="Times New Roman" w:cs="Times New Roman"/>
          <w:sz w:val="22"/>
          <w:szCs w:val="22"/>
          <w:lang w:val="en-US"/>
          <w:rPrChange w:id="24" w:author="Andre Kishimoto" w:date="2025-10-16T19:30:00Z" w16du:dateUtc="2025-10-16T22:30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AMAZON. Raspberry Pi Zero 2 W (Wireless / Bluetooth) 2021 (RPi Zero 2W). </w:t>
      </w:r>
      <w:r w:rsidRPr="004029B0">
        <w:rPr>
          <w:rFonts w:ascii="Times New Roman" w:hAnsi="Times New Roman" w:cs="Times New Roman"/>
          <w:sz w:val="22"/>
          <w:szCs w:val="22"/>
        </w:rPr>
        <w:t>Disponível em: https://www.amazon.com.br/Raspberry-Zero-Bluetooth-RPi-2W/dp/B09LH5SBPS/ref=asc_df_B09LH5SBPS. Acesso em: 22 maio 2025.</w:t>
      </w:r>
    </w:p>
    <w:p w14:paraId="66719F4D" w14:textId="4435EDB4" w:rsidR="005E643A" w:rsidRPr="004029B0" w:rsidRDefault="005E643A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ARDUINO. Hardware. 2025. Disponível em: https://docs.arduino.cc/hardware/. Acesso em: 24 abr. 2024.</w:t>
      </w:r>
    </w:p>
    <w:p w14:paraId="0447C946" w14:textId="77777777" w:rsidR="009A4A4B" w:rsidRPr="004029B0" w:rsidRDefault="009A4A4B" w:rsidP="009A4A4B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>______. Arduino Ethernet Shield. Disponível em: https://docs.arduino.cc/retired/shields/arduino-ethernet-shield-without-poe-module/. Acesso em: 9 maio 2025.</w:t>
      </w:r>
    </w:p>
    <w:p w14:paraId="5FB15BEB" w14:textId="0C9A4FD4" w:rsidR="009016A4" w:rsidRPr="004029B0" w:rsidRDefault="009016A4" w:rsidP="009A4A4B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>______. ProjectHub. 2025. Disponível em: https://projecthun.arduino.cc. Acesso em 24 abr. 2025.</w:t>
      </w:r>
    </w:p>
    <w:p w14:paraId="37E246EB" w14:textId="77777777" w:rsidR="009A4A4B" w:rsidRPr="004029B0" w:rsidRDefault="009A4A4B" w:rsidP="009A4A4B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______. Getting started with OpenMV and MicroPython. </w:t>
      </w:r>
      <w:r w:rsidRPr="004029B0">
        <w:rPr>
          <w:rFonts w:ascii="Times New Roman" w:eastAsia="Times New Roman" w:hAnsi="Times New Roman" w:cs="Times New Roman"/>
          <w:sz w:val="22"/>
          <w:szCs w:val="22"/>
          <w:rPrChange w:id="25" w:author="Andre Kishimoto" w:date="2025-10-16T19:30:00Z" w16du:dateUtc="2025-10-16T22:30:00Z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rPrChange>
        </w:rPr>
        <w:t xml:space="preserve">Disponível em: https://docs.arduino.cc/tutorials/portenta-h7/getting-started-openmv-micropython/. 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Acesso em: 07 jun. 2025.</w:t>
      </w:r>
    </w:p>
    <w:p w14:paraId="3C9F8E39" w14:textId="3A0A843F" w:rsidR="00384C37" w:rsidRPr="004029B0" w:rsidRDefault="00384C37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BAKHSHI, </w:t>
      </w:r>
      <w:r w:rsidR="00C4701E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T. 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et al. A Review of IoT Firmware Vulnerabilities and Auditing Techniques. 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>2023. 28 f. TCC (Graduação) - Curso de Information Management &amp; Cyber Security, Mdpi, Pakstan, 2023. Disponível em: https://www.mdpi.com/1424-8220/24/2/708. Acesso em: 24 set. 2024</w:t>
      </w:r>
      <w:r w:rsidR="00C4701E" w:rsidRPr="004029B0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CB7490F" w14:textId="0D8257D0" w:rsidR="005E643A" w:rsidRPr="004029B0" w:rsidRDefault="005E643A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ESPRESSIF. Espressif's Documentation. 2025. Disponível em: https://www.espressif.com/en/support/documents/technical-documents. Acesso em: 24 abr. 2025.</w:t>
      </w:r>
    </w:p>
    <w:p w14:paraId="4C2813B4" w14:textId="28ED6B52" w:rsidR="00E74BD1" w:rsidRPr="004029B0" w:rsidRDefault="00E74BD1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ELETROGATE. Uno R3 SMD CH340 + Cabo Usb para Arduino. Disponível em: https://www.eletrogate.com/uno-r3-smd-ch340 Acesso em: 22 maio 2025</w:t>
      </w:r>
    </w:p>
    <w:p w14:paraId="7F541E6D" w14:textId="0E163D60" w:rsidR="003104F7" w:rsidRPr="004029B0" w:rsidRDefault="003104F7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ELETRONICA, Bau da. Início Arduino Módulos Módulo WiFi Módulo ESP8266 NodeMcu ESP-12E com WiFi V3. Disponível em: https://www.baudaeletronica.com.br/produto/modulo-esp8266-nodemcu-esp-12e-com-wifi-v3.html. Acesso em: 22 maio 2025.</w:t>
      </w:r>
    </w:p>
    <w:p w14:paraId="22D4BFA8" w14:textId="5BB1D6FC" w:rsidR="00073462" w:rsidRPr="004029B0" w:rsidRDefault="00073462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_____</w:t>
      </w:r>
      <w:r w:rsidR="00181CB6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 Raspberry Pi 3 Model B+. Disponível em: https://www.baudaeletronica.com.br/produto/raspberry-pi-3-model-b.html. Acesso em: 22 maio 2025.</w:t>
      </w:r>
    </w:p>
    <w:p w14:paraId="07716EC3" w14:textId="61263B5A" w:rsidR="00384C37" w:rsidRPr="004029B0" w:rsidRDefault="00060251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FF0000"/>
          <w:sz w:val="22"/>
          <w:szCs w:val="22"/>
          <w:lang w:val="en-US" w:eastAsia="pt-BR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GIL, A. C. 4- Como classificar as pesquisas? In: ______. Como elaborar projetos de pesquisa. 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7. ed. Barueri, SP: Atlas, 2022. pp. 40-57</w:t>
      </w:r>
      <w:r w:rsidR="00384C37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.</w:t>
      </w:r>
      <w:r w:rsidR="00384C37" w:rsidRPr="004029B0">
        <w:rPr>
          <w:rFonts w:ascii="Times New Roman" w:eastAsia="Times New Roman" w:hAnsi="Times New Roman" w:cs="Times New Roman"/>
          <w:color w:val="FF0000"/>
          <w:sz w:val="22"/>
          <w:szCs w:val="22"/>
          <w:lang w:val="en-US" w:eastAsia="pt-BR"/>
        </w:rPr>
        <w:tab/>
      </w:r>
    </w:p>
    <w:p w14:paraId="31576F38" w14:textId="6181A1B5" w:rsidR="00384C37" w:rsidRPr="004029B0" w:rsidRDefault="00384C37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FF0000"/>
          <w:sz w:val="22"/>
          <w:szCs w:val="22"/>
          <w:lang w:eastAsia="pt-BR"/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lastRenderedPageBreak/>
        <w:t>KAKANI</w:t>
      </w:r>
      <w:r w:rsidR="00B92FF6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,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B92FF6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V.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et al. A critical review on computer vision and artificial intelligence in food industry Journal of Agriculture and Food Research, University Malaysia </w:t>
      </w:r>
      <w:r w:rsidR="001B23A5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Sabah, Novembro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,</w:t>
      </w:r>
      <w:r w:rsidR="00B92FF6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2020. 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Disponível em </w:t>
      </w:r>
      <w:hyperlink r:id="rId28" w:history="1">
        <w:r w:rsidRPr="004029B0">
          <w:rPr>
            <w:rFonts w:ascii="Times New Roman" w:hAnsi="Times New Roman" w:cs="Times New Roman"/>
            <w:sz w:val="22"/>
            <w:szCs w:val="22"/>
          </w:rPr>
          <w:t>https://www.sciencedirect.com/science/article/pii/S2666154320300144</w:t>
        </w:r>
      </w:hyperlink>
      <w:r w:rsidR="00B92FF6" w:rsidRPr="004029B0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>Acesso em 25 set</w:t>
      </w:r>
      <w:r w:rsidR="00B92FF6" w:rsidRPr="004029B0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 2024.</w:t>
      </w:r>
    </w:p>
    <w:p w14:paraId="41C26CC2" w14:textId="755E55B2" w:rsidR="006D0C15" w:rsidRPr="004029B0" w:rsidRDefault="006D0C15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LUDERMIR, Teresa Bernarda. Inteligência Artificial e Aprendizado de Máquina: estado atual e tendências. Estudos Avançados, [S.L.], v. 35, n. 101, p. 85-94, abr. 2021. FapUNIFESP (SciELO). Disponível em: http://dx.doi.org/10.1590/s0103-4014.2021.35101.007. Acesso em: 23 maio 2025. </w:t>
      </w:r>
    </w:p>
    <w:p w14:paraId="4F272F07" w14:textId="35315CD0" w:rsidR="00517259" w:rsidRPr="004029B0" w:rsidRDefault="00517259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LIMA, </w:t>
      </w:r>
      <w:r w:rsidR="00C4701E" w:rsidRPr="004029B0">
        <w:rPr>
          <w:rFonts w:ascii="Times New Roman" w:eastAsia="Times New Roman" w:hAnsi="Times New Roman" w:cs="Times New Roman"/>
          <w:sz w:val="22"/>
          <w:szCs w:val="22"/>
        </w:rPr>
        <w:t>G. A. et al.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 Sistema de Visão Computacional para Identificação Automática de Potenciais Focos do Mosquito Aedes aegypti Usando Drones. Revista </w:t>
      </w:r>
      <w:r w:rsidR="00C4701E" w:rsidRPr="004029B0">
        <w:rPr>
          <w:rFonts w:ascii="Times New Roman" w:eastAsia="Times New Roman" w:hAnsi="Times New Roman" w:cs="Times New Roman"/>
          <w:sz w:val="22"/>
          <w:szCs w:val="22"/>
        </w:rPr>
        <w:t>I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>bérica de Sistemas e Tecnologias de Informação, São Paulo, v. 43, p. 93-109, 25 ago. 2021. Disponível em: https://scielo.pt/pdf/rist/n43/1646-9895-rist-43-93.pdf. Acesso em: 21 abr. 2025.</w:t>
      </w:r>
    </w:p>
    <w:p w14:paraId="2D44109C" w14:textId="383D407A" w:rsidR="00517259" w:rsidRPr="004029B0" w:rsidRDefault="00517259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MARENGONI, </w:t>
      </w:r>
      <w:r w:rsidR="0032076D" w:rsidRPr="004029B0">
        <w:rPr>
          <w:rFonts w:ascii="Times New Roman" w:eastAsia="Times New Roman" w:hAnsi="Times New Roman" w:cs="Times New Roman"/>
          <w:sz w:val="22"/>
          <w:szCs w:val="22"/>
        </w:rPr>
        <w:t>M.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; STRINGHINI, </w:t>
      </w:r>
      <w:r w:rsidR="001912FD" w:rsidRPr="004029B0">
        <w:rPr>
          <w:rFonts w:ascii="Times New Roman" w:eastAsia="Times New Roman" w:hAnsi="Times New Roman" w:cs="Times New Roman"/>
          <w:sz w:val="22"/>
          <w:szCs w:val="22"/>
        </w:rPr>
        <w:t>D.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 Tutorial: Introdução à Visão Computacional usando OpenCV. Rita, São Paulo, v. 16, n. 1, p. 126-160, 01 jan. 2009. Disponível em: https://seer.ufrgs.br/index.php/rita/article/view/rita_v16_n1_p125/7289. 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Acesso em: 21 abr. 2025</w:t>
      </w:r>
      <w:r w:rsidR="0032076D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.</w:t>
      </w:r>
    </w:p>
    <w:p w14:paraId="657D16D3" w14:textId="0F895217" w:rsidR="009016A4" w:rsidRPr="004029B0" w:rsidRDefault="00250AAA" w:rsidP="00FB4275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26" w:name="_Hlk198667252"/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MUSTAFA</w:t>
      </w:r>
      <w:r w:rsidR="005865C6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, R.; MIN, Y.; ZHU, D. </w:t>
      </w:r>
      <w:bookmarkEnd w:id="26"/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Obscenity Detection Using Haar-Like Features and Gentle </w:t>
      </w:r>
      <w:r w:rsidR="009016A4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Adaboost 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Classifier.</w:t>
      </w:r>
      <w:r w:rsidRPr="004029B0">
        <w:rPr>
          <w:sz w:val="22"/>
          <w:szCs w:val="22"/>
          <w:lang w:val="en-US"/>
        </w:rPr>
        <w:t xml:space="preserve">  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Hindawi Publishing Corporation p.1,11 05 Jun. 2014. The </w:t>
      </w:r>
      <w:r w:rsidR="009016A4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Scientific World Journal. 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Disponível em:</w:t>
      </w:r>
      <w:r w:rsidR="00ED3F47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r w:rsidR="00ED3F47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  <w:rPrChange w:id="27" w:author="Andre Kishimoto" w:date="2025-10-16T19:30:00Z" w16du:dateUtc="2025-10-16T22:30:00Z">
            <w:rPr>
              <w:rFonts w:ascii="Times New Roman" w:eastAsia="Times New Roman" w:hAnsi="Times New Roman" w:cs="Times New Roman"/>
              <w:color w:val="000000" w:themeColor="text1"/>
              <w:sz w:val="24"/>
              <w:szCs w:val="24"/>
            </w:rPr>
          </w:rPrChange>
        </w:rPr>
        <w:t>https://doi.org/10.1155/2014/753860</w:t>
      </w:r>
      <w:r w:rsidR="005865C6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.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Acesso em 20 mai. 2025</w:t>
      </w:r>
      <w:r w:rsidR="009016A4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.</w:t>
      </w:r>
    </w:p>
    <w:p w14:paraId="273E0E2F" w14:textId="3DFB45C1" w:rsidR="00517259" w:rsidRPr="004029B0" w:rsidRDefault="00517259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NANAYAKKARA, </w:t>
      </w:r>
      <w:r w:rsidR="00B5739A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S.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; WANNIARACHCHI, A. Haar Classifier Based Face Recognition and Tracking in a Video Stream using Real Time Computer Vision with OpenCV. International Conference On Advances In Computing And Technology, Colombo, v. 1, n. 1, p. 1-4, 1 nov. 2020.</w:t>
      </w:r>
    </w:p>
    <w:p w14:paraId="15934E15" w14:textId="0769DBD9" w:rsidR="00517259" w:rsidRPr="004029B0" w:rsidRDefault="00517259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NASCIMENTO JUNIOR, </w:t>
      </w:r>
      <w:r w:rsidR="00C4701E" w:rsidRPr="004029B0">
        <w:rPr>
          <w:rFonts w:ascii="Times New Roman" w:eastAsia="Times New Roman" w:hAnsi="Times New Roman" w:cs="Times New Roman"/>
          <w:sz w:val="22"/>
          <w:szCs w:val="22"/>
        </w:rPr>
        <w:t>E.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 Visão computacional na atividade policial. 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Brazilian Journal Of Development. Curitiba, p. 24381-24404. 15 ago. 2023. Disponível em: https://ojs.brazilianjournals.com.br/ojs/index.php/BRJD/article/view/62240/44790. 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>Acesso em: 24 abr. 2025.</w:t>
      </w:r>
    </w:p>
    <w:p w14:paraId="6204483E" w14:textId="2667DF40" w:rsidR="00337F29" w:rsidRPr="004029B0" w:rsidRDefault="00337F29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FF0000"/>
          <w:sz w:val="22"/>
          <w:szCs w:val="22"/>
          <w:lang w:eastAsia="pt-BR"/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eastAsia="pt-BR"/>
        </w:rPr>
        <w:t>OKABE, Rogerio Kazuhiro; CARRO, Silvio Antonio. Reconhecimento facial em imagens capturadas por câmeras digitais de rede. Colloquium Exactarum, [S.L.], v. 7, n. 1, p. 106-119, 20 mar. 2015. Associacao Prudentina de Educacao e Cultura (APEC). Disponível em: http://dx.doi.org/10.5747/ce.2015.v07.n1.e111</w:t>
      </w:r>
      <w:r w:rsidRPr="004029B0">
        <w:rPr>
          <w:rFonts w:ascii="Times New Roman" w:eastAsia="Times New Roman" w:hAnsi="Times New Roman" w:cs="Times New Roman"/>
          <w:color w:val="FF0000"/>
          <w:sz w:val="22"/>
          <w:szCs w:val="22"/>
          <w:lang w:eastAsia="pt-BR"/>
        </w:rPr>
        <w:t>.</w:t>
      </w:r>
    </w:p>
    <w:p w14:paraId="30062CE3" w14:textId="475898C8" w:rsidR="00337F29" w:rsidRPr="004029B0" w:rsidRDefault="00804ED3" w:rsidP="00584064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lang w:eastAsia="pt-BR"/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eastAsia="pt-BR"/>
        </w:rPr>
        <w:t>OPENCV. Cascade Classifier. Disponível em: https://docs.opencv.org/3.4/db/d28/tutorial_cascade_classifier.html. Acesso em: 07 jun. 2025.</w:t>
      </w:r>
    </w:p>
    <w:p w14:paraId="132D7B80" w14:textId="3116C2C1" w:rsidR="00946F62" w:rsidRPr="004029B0" w:rsidRDefault="00946F62" w:rsidP="00CF5ACD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  <w:rPrChange w:id="28" w:author="Andre Kishimoto" w:date="2025-10-16T19:30:00Z" w16du:dateUtc="2025-10-16T22:3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 xml:space="preserve">PATNAIKUNI, Dinkar R Patnaik. A Comparative Study of Arduino, Raspberry Pi and ESP8266 as IoT Development Board. International Journal Of Advanced Research In Computer Science, Udaipur, v. 8, n. 5, p. 2350-2352, 2 maio 2017. 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>Disponível em: https://www.ijarcs.info/index.php/Ijarcs/article/view/3959/3721. Acesso em: 22 maio 2025.</w:t>
      </w:r>
    </w:p>
    <w:p w14:paraId="3A42F3CC" w14:textId="235FF6FC" w:rsidR="00FB4275" w:rsidRPr="004029B0" w:rsidRDefault="00FB4275" w:rsidP="00CF5ACD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>RASPBERRY. Raspberry Pi Documentation. 2025. Disponível em: https://www.raspberrypi.org/documentation/. Acesso em: 24 abr. 2025.</w:t>
      </w:r>
    </w:p>
    <w:p w14:paraId="509937A4" w14:textId="77777777" w:rsidR="004029B0" w:rsidRDefault="009A4A4B" w:rsidP="004029B0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>______. Raspberry Pi AI Camera. Disponível em: https://www.raspberrypi.com/products/ai-camera/. Acesso em: 7 jun. 2025.</w:t>
      </w:r>
    </w:p>
    <w:p w14:paraId="5CD8591C" w14:textId="4D40F8E5" w:rsidR="004029B0" w:rsidRPr="008B7F0D" w:rsidRDefault="004029B0" w:rsidP="004029B0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8B7F0D">
        <w:rPr>
          <w:rFonts w:ascii="Times" w:eastAsia="Times New Roman" w:hAnsi="Times" w:cs="Times"/>
          <w:kern w:val="28"/>
          <w:sz w:val="22"/>
          <w:szCs w:val="22"/>
          <w:lang w:eastAsia="pt-BR"/>
        </w:rPr>
        <w:t xml:space="preserve">Redmon, J.; Divvala, S.; Girshick, R.; Farhadi, A. </w:t>
      </w:r>
      <w:r w:rsidRPr="008B7F0D">
        <w:rPr>
          <w:rFonts w:ascii="Times" w:eastAsia="Times New Roman" w:hAnsi="Times" w:cs="Times"/>
          <w:i/>
          <w:iCs/>
          <w:kern w:val="28"/>
          <w:sz w:val="22"/>
          <w:szCs w:val="22"/>
          <w:lang w:eastAsia="pt-BR"/>
        </w:rPr>
        <w:t>You Only Look Once: Unified, Real-Time Object Detection</w:t>
      </w:r>
      <w:r w:rsidRPr="008B7F0D">
        <w:rPr>
          <w:rFonts w:ascii="Times" w:eastAsia="Times New Roman" w:hAnsi="Times" w:cs="Times"/>
          <w:kern w:val="28"/>
          <w:sz w:val="22"/>
          <w:szCs w:val="22"/>
          <w:lang w:eastAsia="pt-BR"/>
        </w:rPr>
        <w:t>. arXiv preprint arXiv:1506.02640, 2016. Disponível em: https://arxiv.org/abs/1506.02640. Acesso em: [inserir data de acesso em: 20 out. 2025</w:t>
      </w:r>
    </w:p>
    <w:p w14:paraId="31881728" w14:textId="42FC8C83" w:rsidR="004615D3" w:rsidRPr="004029B0" w:rsidRDefault="004615D3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lastRenderedPageBreak/>
        <w:t>RESENDE, C. A. de Paulo; PEREIRA, M. H. Ramos. Visão computacional aplicada em reconhecimento facial na busca por pessoas desaparecidas. E-Xacta, Belo Horizonte, v. 8, n. 2, p. 95-107, 1 maio 2015. Disponível em: https://revistas.unibh.br/dcet/article/view/1661/932. Acesso em: 22 maio 2025.</w:t>
      </w:r>
    </w:p>
    <w:p w14:paraId="45F4C4EC" w14:textId="29A4C78C" w:rsidR="006C47F8" w:rsidRPr="004029B0" w:rsidRDefault="00384C37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ROMERAL, </w:t>
      </w:r>
      <w:r w:rsidR="00B92FF6" w:rsidRPr="004029B0">
        <w:rPr>
          <w:rFonts w:ascii="Times New Roman" w:eastAsia="Times New Roman" w:hAnsi="Times New Roman" w:cs="Times New Roman"/>
          <w:sz w:val="22"/>
          <w:szCs w:val="22"/>
        </w:rPr>
        <w:t>P. A. de A. F</w:t>
      </w:r>
      <w:r w:rsidR="00D455C2" w:rsidRPr="004029B0">
        <w:rPr>
          <w:rFonts w:ascii="Times New Roman" w:eastAsia="Times New Roman" w:hAnsi="Times New Roman" w:cs="Times New Roman"/>
          <w:sz w:val="22"/>
          <w:szCs w:val="22"/>
        </w:rPr>
        <w:t xml:space="preserve">.; ZANCUL, E. de S.; NASCIMENTO, P. T. de S. Visão computacional na indústria: tendências e exemplos práticos.  In: ENCONTRO NACIONAL DE ENGENHARIA DE PRODUÇÃO – ENEGEP, 43., 2023, Fortaleza. Anais [...]. Rio de Janeiro: ABEPRO, 2023. Disponível em: http://dx.doi.org/10.14488/ENEGEP2023_TN_ST_404_1990_45733. </w:t>
      </w:r>
      <w:r w:rsidR="006C47F8" w:rsidRPr="004029B0">
        <w:rPr>
          <w:rFonts w:ascii="Times New Roman" w:eastAsia="Times New Roman" w:hAnsi="Times New Roman" w:cs="Times New Roman"/>
          <w:sz w:val="22"/>
          <w:szCs w:val="22"/>
          <w:rPrChange w:id="29" w:author="Andre Kishimoto" w:date="2025-10-16T19:30:00Z" w16du:dateUtc="2025-10-16T22:30:00Z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rPrChange>
        </w:rPr>
        <w:t>Acesso</w:t>
      </w:r>
      <w:r w:rsidR="00D455C2" w:rsidRPr="004029B0">
        <w:rPr>
          <w:rFonts w:ascii="Times New Roman" w:eastAsia="Times New Roman" w:hAnsi="Times New Roman" w:cs="Times New Roman"/>
          <w:sz w:val="22"/>
          <w:szCs w:val="22"/>
          <w:rPrChange w:id="30" w:author="Andre Kishimoto" w:date="2025-10-16T19:30:00Z" w16du:dateUtc="2025-10-16T22:30:00Z">
            <w:rPr>
              <w:rFonts w:ascii="Times New Roman" w:eastAsia="Times New Roman" w:hAnsi="Times New Roman" w:cs="Times New Roman"/>
              <w:sz w:val="24"/>
              <w:szCs w:val="24"/>
              <w:lang w:val="en-US"/>
            </w:rPr>
          </w:rPrChange>
        </w:rPr>
        <w:t xml:space="preserve"> em</w:t>
      </w:r>
      <w:r w:rsidR="00D455C2" w:rsidRPr="004029B0">
        <w:rPr>
          <w:rFonts w:ascii="Times New Roman" w:eastAsia="Times New Roman" w:hAnsi="Times New Roman" w:cs="Times New Roman"/>
          <w:color w:val="FF0000"/>
          <w:sz w:val="22"/>
          <w:szCs w:val="22"/>
          <w:rPrChange w:id="31" w:author="Andre Kishimoto" w:date="2025-10-16T19:30:00Z" w16du:dateUtc="2025-10-16T22:30:00Z">
            <w:rPr>
              <w:rFonts w:ascii="Times New Roman" w:eastAsia="Times New Roman" w:hAnsi="Times New Roman" w:cs="Times New Roman"/>
              <w:color w:val="FF0000"/>
              <w:sz w:val="24"/>
              <w:szCs w:val="24"/>
              <w:lang w:val="en-US"/>
            </w:rPr>
          </w:rPrChange>
        </w:rPr>
        <w:t xml:space="preserve">: </w:t>
      </w:r>
      <w:r w:rsidR="006C47F8" w:rsidRPr="004029B0">
        <w:rPr>
          <w:rFonts w:ascii="Times New Roman" w:eastAsia="Times New Roman" w:hAnsi="Times New Roman" w:cs="Times New Roman"/>
          <w:sz w:val="22"/>
          <w:szCs w:val="22"/>
        </w:rPr>
        <w:t>22 mai. 2025.</w:t>
      </w:r>
    </w:p>
    <w:p w14:paraId="6BAACF4E" w14:textId="277E0B37" w:rsidR="00E74BD1" w:rsidRPr="004029B0" w:rsidRDefault="00E74BD1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>ROBOCORE. Placa Nano V3 + Cabo USB para Arduino. Disponível em: https://www.robocore.net/placa-arduino/placa-nano-v3-com-cabo-usb-para-arduino. Acesso em: 22 maio 2025</w:t>
      </w:r>
      <w:r w:rsidR="00087AC6" w:rsidRPr="004029B0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2A94585" w14:textId="3E268C12" w:rsidR="00844174" w:rsidRPr="004029B0" w:rsidRDefault="00844174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lang w:val="en-US"/>
          <w:rPrChange w:id="32" w:author="Andre Kishimoto" w:date="2025-10-16T19:30:00Z" w16du:dateUtc="2025-10-16T22:3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__________. ESP32-CAM - ESP32 com Câmera. Disponível em: https://www.robocore.net/wifi/esp32-cam-esp32-com-camera. 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  <w:rPrChange w:id="33" w:author="Andre Kishimoto" w:date="2025-10-16T19:30:00Z" w16du:dateUtc="2025-10-16T22:3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Acesso em: 22 maio 2025</w:t>
      </w:r>
      <w:r w:rsidR="00087AC6" w:rsidRPr="004029B0">
        <w:rPr>
          <w:rFonts w:ascii="Times New Roman" w:eastAsia="Times New Roman" w:hAnsi="Times New Roman" w:cs="Times New Roman"/>
          <w:sz w:val="22"/>
          <w:szCs w:val="22"/>
          <w:lang w:val="en-US"/>
          <w:rPrChange w:id="34" w:author="Andre Kishimoto" w:date="2025-10-16T19:30:00Z" w16du:dateUtc="2025-10-16T22:3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.</w:t>
      </w:r>
    </w:p>
    <w:p w14:paraId="596FD712" w14:textId="7CD657D7" w:rsidR="00E03A9D" w:rsidRPr="004029B0" w:rsidRDefault="000C2D2F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lang w:val="en-US" w:eastAsia="pt-BR"/>
          <w:rPrChange w:id="35" w:author="Andre Kishimoto" w:date="2025-10-16T19:30:00Z" w16du:dateUtc="2025-10-16T22:30:00Z">
            <w:rPr>
              <w:rFonts w:ascii="Times New Roman" w:eastAsia="Times New Roman" w:hAnsi="Times New Roman" w:cs="Times New Roman"/>
              <w:sz w:val="28"/>
              <w:szCs w:val="28"/>
              <w:lang w:eastAsia="pt-BR"/>
            </w:rPr>
          </w:rPrChange>
        </w:rPr>
      </w:pP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SZELISKI, </w:t>
      </w:r>
      <w:r w:rsidR="001974B6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R.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 Computer Vision: Algorithms and Applications, 2nd ed. 2. ed. </w:t>
      </w:r>
      <w:r w:rsidR="009A4A4B"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Cham: Springer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, 2022.</w:t>
      </w:r>
    </w:p>
    <w:p w14:paraId="4B3366BD" w14:textId="787F6590" w:rsidR="005607C9" w:rsidRPr="004029B0" w:rsidRDefault="008B1AED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TAVARES, </w:t>
      </w:r>
      <w:r w:rsidR="00C4701E" w:rsidRPr="004029B0">
        <w:rPr>
          <w:rFonts w:ascii="Times New Roman" w:eastAsia="Times New Roman" w:hAnsi="Times New Roman" w:cs="Times New Roman"/>
          <w:sz w:val="22"/>
          <w:szCs w:val="22"/>
        </w:rPr>
        <w:t>A.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C4701E" w:rsidRPr="004029B0">
        <w:rPr>
          <w:rFonts w:ascii="Times New Roman" w:eastAsia="Times New Roman" w:hAnsi="Times New Roman" w:cs="Times New Roman"/>
          <w:sz w:val="22"/>
          <w:szCs w:val="22"/>
        </w:rPr>
        <w:t xml:space="preserve">R. 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>et al. Visão computacional na saúde: revisão de métodos e desafios educacionais para integração multidisciplinar. Cuadernos de Educación y Desarrollo, [S.L.], v. 16, n. 13, p. 1-19, 26 dez. 2024. Brazilian Journals. Disponível em:</w:t>
      </w:r>
      <w:r w:rsidR="00ED3F47" w:rsidRPr="004029B0">
        <w:rPr>
          <w:rFonts w:ascii="Times New Roman" w:eastAsia="Times New Roman" w:hAnsi="Times New Roman" w:cs="Times New Roman"/>
          <w:sz w:val="22"/>
          <w:szCs w:val="22"/>
        </w:rPr>
        <w:t xml:space="preserve"> http://dx.doi.org/10.55905/cuadv16n13-169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>.</w:t>
      </w:r>
      <w:r w:rsidR="00676B61" w:rsidRPr="004029B0">
        <w:rPr>
          <w:rFonts w:ascii="Times New Roman" w:eastAsia="Times New Roman" w:hAnsi="Times New Roman" w:cs="Times New Roman"/>
          <w:sz w:val="22"/>
          <w:szCs w:val="22"/>
        </w:rPr>
        <w:t xml:space="preserve"> Acesso em</w:t>
      </w:r>
      <w:r w:rsidRPr="004029B0">
        <w:rPr>
          <w:rFonts w:ascii="Times New Roman" w:eastAsia="Times New Roman" w:hAnsi="Times New Roman" w:cs="Times New Roman"/>
          <w:sz w:val="22"/>
          <w:szCs w:val="22"/>
        </w:rPr>
        <w:t>: 21 abr. 2025</w:t>
      </w:r>
      <w:r w:rsidR="00676B61" w:rsidRPr="004029B0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49780D0" w14:textId="0E2C6EA8" w:rsidR="00804ED3" w:rsidRDefault="00804ED3" w:rsidP="004029B0">
      <w:pPr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4029B0">
        <w:rPr>
          <w:rFonts w:ascii="Times New Roman" w:eastAsia="Times New Roman" w:hAnsi="Times New Roman" w:cs="Times New Roman"/>
          <w:sz w:val="22"/>
          <w:szCs w:val="22"/>
        </w:rPr>
        <w:t xml:space="preserve">TINKERCAD. Tinkercad. Disponível em: https://www.tinkercad.com/. </w:t>
      </w:r>
      <w:r w:rsidRPr="004029B0">
        <w:rPr>
          <w:rFonts w:ascii="Times New Roman" w:eastAsia="Times New Roman" w:hAnsi="Times New Roman" w:cs="Times New Roman"/>
          <w:sz w:val="22"/>
          <w:szCs w:val="22"/>
          <w:lang w:val="en-US"/>
        </w:rPr>
        <w:t>Acesso em: 7 jun. 2025.</w:t>
      </w:r>
    </w:p>
    <w:p w14:paraId="48D8D26A" w14:textId="738D1817" w:rsidR="004029B0" w:rsidRPr="008B7F0D" w:rsidRDefault="004029B0" w:rsidP="001032B2">
      <w:pPr>
        <w:ind w:left="284" w:hanging="284"/>
        <w:jc w:val="both"/>
        <w:rPr>
          <w:rFonts w:ascii="Times" w:hAnsi="Times" w:cs="Times"/>
          <w:sz w:val="22"/>
          <w:szCs w:val="22"/>
        </w:rPr>
      </w:pPr>
      <w:r w:rsidRPr="008B7F0D">
        <w:rPr>
          <w:rFonts w:ascii="Times" w:hAnsi="Times" w:cs="Times"/>
          <w:sz w:val="22"/>
          <w:szCs w:val="22"/>
        </w:rPr>
        <w:t>ULTRALYTICS. Explore Ultralytics YOLOv8. 2025. Disponível em:     https://docs.ultralytics.com/pt/models/yolov8/. Acesso em: 20 out. 2025.</w:t>
      </w:r>
    </w:p>
    <w:p w14:paraId="34161B1E" w14:textId="6F5DFB92" w:rsidR="00BB5E35" w:rsidRPr="004029B0" w:rsidRDefault="00BB5E35" w:rsidP="00B92FF6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VIOLA, P.</w:t>
      </w:r>
      <w:r w:rsidR="0032076D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;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JONES, M.</w:t>
      </w:r>
      <w:r w:rsidR="0032076D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J. Robust Real-Time Face Detection. </w:t>
      </w:r>
      <w:r w:rsidRPr="004029B0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lang w:val="en-US"/>
        </w:rPr>
        <w:t>International Journal of Computer Vision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 57, 137–154 (2004).</w:t>
      </w:r>
      <w:r w:rsidR="009A4A4B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r w:rsidR="009A4A4B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Disponível em: 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https://doi.org/10.1023/B:VISI.0000013087.49260.fb</w:t>
      </w:r>
      <w:r w:rsidR="009A4A4B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9A4A4B" w:rsidRPr="004029B0">
        <w:rPr>
          <w:rFonts w:ascii="Times New Roman" w:eastAsia="Times New Roman" w:hAnsi="Times New Roman" w:cs="Times New Roman"/>
          <w:sz w:val="22"/>
          <w:szCs w:val="22"/>
        </w:rPr>
        <w:t xml:space="preserve">Acesso em: </w:t>
      </w:r>
      <w:r w:rsidR="006C47F8" w:rsidRPr="004029B0">
        <w:rPr>
          <w:rFonts w:ascii="Times New Roman" w:eastAsia="Times New Roman" w:hAnsi="Times New Roman" w:cs="Times New Roman"/>
          <w:sz w:val="22"/>
          <w:szCs w:val="22"/>
        </w:rPr>
        <w:t>22 mai. 2025</w:t>
      </w:r>
    </w:p>
    <w:p w14:paraId="2458258E" w14:textId="30AF725C" w:rsidR="00567FB8" w:rsidRPr="004029B0" w:rsidRDefault="00742913" w:rsidP="000D58EC">
      <w:pPr>
        <w:tabs>
          <w:tab w:val="left" w:pos="720"/>
        </w:tabs>
        <w:spacing w:before="120"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VIEIRA FILHO, </w:t>
      </w:r>
      <w:r w:rsidR="0032076D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J.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; JASKOWIAK, </w:t>
      </w:r>
      <w:r w:rsidR="0032076D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P. A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9A4A4B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Comparação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de Métodos de Deep Learning Pré-Treinados da</w:t>
      </w:r>
      <w:r w:rsidR="0032076D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Biblioteca OpenCV para </w:t>
      </w:r>
      <w:r w:rsidR="0032076D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Detecção 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de Pessoas em Ambientes Internos. Revista Eletrônica de Iniciação Científica em Computação, Joinville, v. 4, n. 18, p. 1-11, 12 set. 2020.</w:t>
      </w:r>
      <w:r w:rsidR="0032076D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Disponível em: https://seer.ufrgs.br/index.php/reic/article/view/106596/59435. Acesso em: 7 jun. 2025</w:t>
      </w:r>
      <w:r w:rsidR="00676B61" w:rsidRPr="004029B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sectPr w:rsidR="00567FB8" w:rsidRPr="004029B0" w:rsidSect="00D34778">
      <w:headerReference w:type="even" r:id="rId29"/>
      <w:headerReference w:type="default" r:id="rId30"/>
      <w:footerReference w:type="even" r:id="rId31"/>
      <w:footerReference w:type="first" r:id="rId32"/>
      <w:type w:val="continuous"/>
      <w:pgSz w:w="11907" w:h="16840" w:code="9"/>
      <w:pgMar w:top="1985" w:right="1701" w:bottom="1418" w:left="1701" w:header="964" w:footer="964" w:gutter="0"/>
      <w:pgNumType w:start="101"/>
      <w:cols w:space="454" w:equalWidth="0">
        <w:col w:w="8505"/>
      </w:cols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Andre Kishimoto" w:date="2025-10-16T19:50:00Z" w:initials="AK">
    <w:p w14:paraId="379E6125" w14:textId="77777777" w:rsidR="007B4474" w:rsidRDefault="007B4474" w:rsidP="007B4474">
      <w:pPr>
        <w:pStyle w:val="Textodecomentrio"/>
      </w:pPr>
      <w:r>
        <w:rPr>
          <w:rStyle w:val="Refdecomentrio"/>
        </w:rPr>
        <w:annotationRef/>
      </w:r>
      <w:r>
        <w:t>Ao reler esse trecho, acho que poderia reescrever parte do texto, pois nessa releitura não achei que ficou claro indicar "os pixels A=1,B=2, etc" e, em seguida, falar "área de cobertura de A,B,C,D".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9E612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F8E0E5" w16cex:dateUtc="2025-10-16T22:50:00Z">
    <w16cex:extLst>
      <w16:ext w16:uri="{CE6994B0-6A32-4C9F-8C6B-6E91EDA988CE}">
        <cr:reactions xmlns:cr="http://schemas.microsoft.com/office/comments/2020/reactions">
          <cr:reaction reactionType="1">
            <cr:reactionInfo dateUtc="2025-10-19T00:00:20Z">
              <cr:user userId="S::10396490@mackenzista.com.br::1decbff9-223a-402c-bc69-0c9535ec3d11" userProvider="AD" userName="JONATAS GARCIA DE OLIVEIRA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9E6125" w16cid:durableId="62F8E0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ED35B" w14:textId="77777777" w:rsidR="003A3604" w:rsidRDefault="003A3604">
      <w:pPr>
        <w:spacing w:after="0" w:line="240" w:lineRule="auto"/>
      </w:pPr>
      <w:r>
        <w:separator/>
      </w:r>
    </w:p>
  </w:endnote>
  <w:endnote w:type="continuationSeparator" w:id="0">
    <w:p w14:paraId="7F4649BD" w14:textId="77777777" w:rsidR="003A3604" w:rsidRDefault="003A3604">
      <w:pPr>
        <w:spacing w:after="0" w:line="240" w:lineRule="auto"/>
      </w:pPr>
      <w:r>
        <w:continuationSeparator/>
      </w:r>
    </w:p>
  </w:endnote>
  <w:endnote w:type="continuationNotice" w:id="1">
    <w:p w14:paraId="6168EDF3" w14:textId="77777777" w:rsidR="003A3604" w:rsidRDefault="003A36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C68DE" w14:textId="77777777" w:rsidR="00AB6973" w:rsidRPr="00AB6973" w:rsidRDefault="00AB6973">
    <w:pPr>
      <w:rPr>
        <w:lang w:val="en-US"/>
      </w:rPr>
    </w:pPr>
    <w:r w:rsidRPr="00AB6973">
      <w:rPr>
        <w:lang w:val="en-US"/>
      </w:rP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6A62" w14:textId="77777777" w:rsidR="002F7778" w:rsidRPr="00AB6973" w:rsidRDefault="003E662E">
    <w:pPr>
      <w:rPr>
        <w:lang w:val="en-US"/>
      </w:rPr>
    </w:pPr>
    <w:r w:rsidRPr="00AB6973">
      <w:rPr>
        <w:lang w:val="en-US"/>
      </w:rPr>
      <w:t>Proceedings of the XII SIBGRAPI (October 1999)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5C1F" w14:textId="77777777" w:rsidR="002F7778" w:rsidRPr="00AB6973" w:rsidRDefault="003E662E">
    <w:pPr>
      <w:rPr>
        <w:lang w:val="en-US"/>
      </w:rPr>
    </w:pPr>
    <w:r w:rsidRPr="00AB6973">
      <w:rPr>
        <w:lang w:val="en-US"/>
      </w:rP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6A0C" w14:textId="77777777" w:rsidR="003A3604" w:rsidRDefault="003A3604">
      <w:pPr>
        <w:spacing w:after="0" w:line="240" w:lineRule="auto"/>
      </w:pPr>
      <w:r>
        <w:separator/>
      </w:r>
    </w:p>
  </w:footnote>
  <w:footnote w:type="continuationSeparator" w:id="0">
    <w:p w14:paraId="1CC368D3" w14:textId="77777777" w:rsidR="003A3604" w:rsidRDefault="003A3604">
      <w:pPr>
        <w:spacing w:after="0" w:line="240" w:lineRule="auto"/>
      </w:pPr>
      <w:r>
        <w:continuationSeparator/>
      </w:r>
    </w:p>
  </w:footnote>
  <w:footnote w:type="continuationNotice" w:id="1">
    <w:p w14:paraId="7F611799" w14:textId="77777777" w:rsidR="003A3604" w:rsidRDefault="003A3604">
      <w:pPr>
        <w:spacing w:after="0" w:line="240" w:lineRule="auto"/>
      </w:pPr>
    </w:p>
  </w:footnote>
  <w:footnote w:id="2">
    <w:p w14:paraId="5881A518" w14:textId="3511E0F2" w:rsidR="00F812D8" w:rsidRPr="003104F7" w:rsidRDefault="00F812D8">
      <w:pPr>
        <w:pStyle w:val="Textodenotaderodap"/>
        <w:rPr>
          <w:rFonts w:ascii="Times" w:hAnsi="Times" w:cs="Times"/>
        </w:rPr>
      </w:pPr>
      <w:r w:rsidRPr="003104F7">
        <w:rPr>
          <w:rStyle w:val="Refdenotaderodap"/>
          <w:rFonts w:ascii="Times" w:hAnsi="Times" w:cs="Times"/>
        </w:rPr>
        <w:footnoteRef/>
      </w:r>
      <w:r w:rsidRPr="003104F7">
        <w:rPr>
          <w:rFonts w:ascii="Times" w:hAnsi="Times" w:cs="Times"/>
        </w:rPr>
        <w:t xml:space="preserve"> Valores obtidos com pesquisas realizadas em lojas on-line em maio de 2025 (ROBOCORE, 2025; </w:t>
      </w:r>
      <w:r w:rsidR="00287FFB" w:rsidRPr="003104F7">
        <w:rPr>
          <w:rFonts w:ascii="Times" w:hAnsi="Times" w:cs="Times"/>
        </w:rPr>
        <w:t>ELETROGATE, 2025;</w:t>
      </w:r>
      <w:r w:rsidR="003104F7" w:rsidRPr="003104F7">
        <w:rPr>
          <w:rFonts w:ascii="Times" w:eastAsia="Times New Roman" w:hAnsi="Times" w:cs="Times"/>
          <w:color w:val="000000" w:themeColor="text1"/>
          <w:sz w:val="24"/>
          <w:szCs w:val="24"/>
        </w:rPr>
        <w:t xml:space="preserve"> </w:t>
      </w:r>
      <w:r w:rsidR="003104F7" w:rsidRPr="003104F7">
        <w:rPr>
          <w:rFonts w:ascii="Times" w:eastAsia="Times New Roman" w:hAnsi="Times" w:cs="Times"/>
          <w:color w:val="000000" w:themeColor="text1"/>
        </w:rPr>
        <w:t>ELETRONICA</w:t>
      </w:r>
      <w:r w:rsidR="003104F7">
        <w:rPr>
          <w:rFonts w:ascii="Times" w:eastAsia="Times New Roman" w:hAnsi="Times" w:cs="Times"/>
          <w:color w:val="000000" w:themeColor="text1"/>
        </w:rPr>
        <w:t xml:space="preserve"> 2025;</w:t>
      </w:r>
      <w:r w:rsidR="00181CB6">
        <w:rPr>
          <w:rFonts w:ascii="Times" w:eastAsia="Times New Roman" w:hAnsi="Times" w:cs="Times"/>
          <w:color w:val="000000" w:themeColor="text1"/>
        </w:rPr>
        <w:t xml:space="preserve"> AMAZON</w:t>
      </w:r>
      <w:r w:rsidR="00E6650E">
        <w:rPr>
          <w:rFonts w:ascii="Times" w:eastAsia="Times New Roman" w:hAnsi="Times" w:cs="Times"/>
          <w:color w:val="000000" w:themeColor="text1"/>
        </w:rPr>
        <w:t>,</w:t>
      </w:r>
      <w:r w:rsidR="00181CB6">
        <w:rPr>
          <w:rFonts w:ascii="Times" w:eastAsia="Times New Roman" w:hAnsi="Times" w:cs="Times"/>
          <w:color w:val="000000" w:themeColor="text1"/>
        </w:rPr>
        <w:t xml:space="preserve"> 2025</w:t>
      </w:r>
      <w:r w:rsidR="003104F7" w:rsidRPr="003104F7">
        <w:rPr>
          <w:rFonts w:ascii="Times" w:hAnsi="Times" w:cs="Times"/>
          <w:sz w:val="16"/>
          <w:szCs w:val="16"/>
        </w:rPr>
        <w:t>)</w:t>
      </w:r>
      <w:r w:rsidR="00E6650E">
        <w:rPr>
          <w:rFonts w:ascii="Times" w:hAnsi="Times" w:cs="Times"/>
          <w:color w:val="FF000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2509" w14:textId="77777777" w:rsidR="00AB6973" w:rsidRPr="00EC49FE" w:rsidRDefault="00AB6973">
    <w:pPr>
      <w:framePr w:wrap="around" w:vAnchor="text" w:hAnchor="margin" w:xAlign="inside" w:y="1"/>
    </w:pPr>
    <w:r>
      <w:fldChar w:fldCharType="begin"/>
    </w:r>
    <w:r w:rsidRPr="00EC49FE">
      <w:instrText xml:space="preserve">PAGE  </w:instrText>
    </w:r>
    <w:r>
      <w:fldChar w:fldCharType="separate"/>
    </w:r>
    <w:r w:rsidRPr="00EC49FE">
      <w:rPr>
        <w:noProof/>
      </w:rPr>
      <w:t>102</w:t>
    </w:r>
    <w:r>
      <w:fldChar w:fldCharType="end"/>
    </w:r>
  </w:p>
  <w:p w14:paraId="2532CF32" w14:textId="77777777" w:rsidR="00AB6973" w:rsidRPr="00EC49FE" w:rsidRDefault="00AB6973">
    <w:pPr>
      <w:jc w:val="right"/>
    </w:pPr>
    <w:r w:rsidRPr="00EC49FE">
      <w:t>S. Sandri, J. Stolfi, L.Velho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1A9BC" w14:textId="77777777" w:rsidR="00AB6973" w:rsidRDefault="00AB6973">
    <w:pPr>
      <w:framePr w:wrap="around" w:vAnchor="text" w:hAnchor="margin" w:xAlign="inside" w:y="1"/>
    </w:pPr>
  </w:p>
  <w:p w14:paraId="78694884" w14:textId="77777777" w:rsidR="00AB6973" w:rsidRDefault="00AB6973">
    <w:pPr>
      <w:tabs>
        <w:tab w:val="right" w:pos="935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D2222" w14:textId="1E581F61" w:rsidR="006B654E" w:rsidRDefault="0042382A" w:rsidP="00381EA7">
    <w:pPr>
      <w:pStyle w:val="Cabealho"/>
      <w:jc w:val="center"/>
    </w:pPr>
    <w:r>
      <w:rPr>
        <w:noProof/>
      </w:rPr>
      <w:t xml:space="preserve">        </w:t>
    </w:r>
    <w:r w:rsidR="00E913E0">
      <w:rPr>
        <w:noProof/>
      </w:rPr>
      <w:drawing>
        <wp:inline distT="0" distB="0" distL="0" distR="0" wp14:anchorId="3DF81215" wp14:editId="10ED3958">
          <wp:extent cx="2606040" cy="692785"/>
          <wp:effectExtent l="0" t="0" r="3810" b="0"/>
          <wp:docPr id="1757426610" name="Picture 1" descr="Red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575317" name="Picture 1" descr="Red text on a white background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40" t="24172" r="3589"/>
                  <a:stretch/>
                </pic:blipFill>
                <pic:spPr bwMode="auto">
                  <a:xfrm>
                    <a:off x="0" y="0"/>
                    <a:ext cx="2607673" cy="6932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A34C6">
      <w:rPr>
        <w:noProof/>
      </w:rPr>
      <w:t xml:space="preserve">          </w:t>
    </w:r>
    <w:r>
      <w:rPr>
        <w:noProof/>
      </w:rPr>
      <w:t xml:space="preserve">   </w:t>
    </w:r>
    <w:r w:rsidR="002A34C6">
      <w:rPr>
        <w:noProof/>
      </w:rPr>
      <w:t xml:space="preserve">       </w:t>
    </w:r>
    <w:r w:rsidR="00B1086E">
      <w:rPr>
        <w:noProof/>
      </w:rPr>
      <w:drawing>
        <wp:inline distT="0" distB="0" distL="0" distR="0" wp14:anchorId="09F7CE62" wp14:editId="30BD054F">
          <wp:extent cx="632460" cy="914400"/>
          <wp:effectExtent l="0" t="0" r="0" b="0"/>
          <wp:docPr id="140289428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9710552" name=""/>
                  <pic:cNvPicPr/>
                </pic:nvPicPr>
                <pic:blipFill rotWithShape="1"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36911" t="17227" r="30498" b="16092"/>
                  <a:stretch/>
                </pic:blipFill>
                <pic:spPr bwMode="auto">
                  <a:xfrm>
                    <a:off x="0" y="0"/>
                    <a:ext cx="632607" cy="9146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37783" w14:textId="77777777" w:rsidR="002F7778" w:rsidRPr="00EC49FE" w:rsidRDefault="003E662E">
    <w:pPr>
      <w:framePr w:wrap="around" w:vAnchor="text" w:hAnchor="margin" w:xAlign="inside" w:y="1"/>
    </w:pPr>
    <w:r>
      <w:fldChar w:fldCharType="begin"/>
    </w:r>
    <w:r w:rsidRPr="00EC49FE">
      <w:instrText xml:space="preserve">PAGE  </w:instrText>
    </w:r>
    <w:r>
      <w:fldChar w:fldCharType="separate"/>
    </w:r>
    <w:r w:rsidRPr="00EC49FE">
      <w:rPr>
        <w:noProof/>
      </w:rPr>
      <w:t>102</w:t>
    </w:r>
    <w:r>
      <w:fldChar w:fldCharType="end"/>
    </w:r>
  </w:p>
  <w:p w14:paraId="7F7C892B" w14:textId="77777777" w:rsidR="002F7778" w:rsidRPr="00EC49FE" w:rsidRDefault="003E662E">
    <w:pPr>
      <w:jc w:val="right"/>
    </w:pPr>
    <w:r w:rsidRPr="00EC49FE">
      <w:t>S. Sandri, J. Stolfi, L.Velho</w:t>
    </w:r>
  </w:p>
  <w:p w14:paraId="67A739BE" w14:textId="77777777" w:rsidR="002F7778" w:rsidRDefault="002F777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54104" w14:textId="77777777" w:rsidR="002F7778" w:rsidRDefault="002F7778">
    <w:pPr>
      <w:framePr w:wrap="around" w:vAnchor="text" w:hAnchor="margin" w:xAlign="inside" w:y="1"/>
    </w:pPr>
  </w:p>
  <w:p w14:paraId="705C3168" w14:textId="71973899" w:rsidR="002F7778" w:rsidRDefault="002F7778" w:rsidP="003E662E">
    <w:pPr>
      <w:tabs>
        <w:tab w:val="right" w:pos="9356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FF18"/>
    <w:multiLevelType w:val="hybridMultilevel"/>
    <w:tmpl w:val="A246BFA2"/>
    <w:lvl w:ilvl="0" w:tplc="5EC65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2A1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2D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02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4E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6C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AE1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8F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CF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34A1"/>
    <w:multiLevelType w:val="hybridMultilevel"/>
    <w:tmpl w:val="1B063C88"/>
    <w:lvl w:ilvl="0" w:tplc="A0F8B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A1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24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AE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8ED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FC4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AA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72B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4A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85933"/>
    <w:multiLevelType w:val="hybridMultilevel"/>
    <w:tmpl w:val="704C7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C54DD"/>
    <w:multiLevelType w:val="hybridMultilevel"/>
    <w:tmpl w:val="CF9C39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0756843">
    <w:abstractNumId w:val="0"/>
  </w:num>
  <w:num w:numId="2" w16cid:durableId="1691953720">
    <w:abstractNumId w:val="1"/>
  </w:num>
  <w:num w:numId="3" w16cid:durableId="1434203670">
    <w:abstractNumId w:val="3"/>
  </w:num>
  <w:num w:numId="4" w16cid:durableId="55951232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 Kishimoto">
    <w15:presenceInfo w15:providerId="Windows Live" w15:userId="7eca6137cc478a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30"/>
    <w:rsid w:val="00001236"/>
    <w:rsid w:val="00002C9C"/>
    <w:rsid w:val="00007541"/>
    <w:rsid w:val="000110AC"/>
    <w:rsid w:val="00011E07"/>
    <w:rsid w:val="000126E6"/>
    <w:rsid w:val="00015475"/>
    <w:rsid w:val="00017CD7"/>
    <w:rsid w:val="000279E3"/>
    <w:rsid w:val="00037807"/>
    <w:rsid w:val="0004052F"/>
    <w:rsid w:val="000441E1"/>
    <w:rsid w:val="000533EC"/>
    <w:rsid w:val="000536EB"/>
    <w:rsid w:val="00060251"/>
    <w:rsid w:val="000634EE"/>
    <w:rsid w:val="00073462"/>
    <w:rsid w:val="000821BC"/>
    <w:rsid w:val="00087AC6"/>
    <w:rsid w:val="00092A0B"/>
    <w:rsid w:val="00092AD0"/>
    <w:rsid w:val="00092FB0"/>
    <w:rsid w:val="0009530D"/>
    <w:rsid w:val="00096F2A"/>
    <w:rsid w:val="000A0EAB"/>
    <w:rsid w:val="000A5680"/>
    <w:rsid w:val="000C06BD"/>
    <w:rsid w:val="000C06E4"/>
    <w:rsid w:val="000C2D2F"/>
    <w:rsid w:val="000C4F15"/>
    <w:rsid w:val="000D1EB0"/>
    <w:rsid w:val="000D4111"/>
    <w:rsid w:val="000D58EC"/>
    <w:rsid w:val="000D5902"/>
    <w:rsid w:val="000D5D37"/>
    <w:rsid w:val="000E0B77"/>
    <w:rsid w:val="000E2573"/>
    <w:rsid w:val="000F15CC"/>
    <w:rsid w:val="000F27E9"/>
    <w:rsid w:val="000F45D7"/>
    <w:rsid w:val="000F4CE0"/>
    <w:rsid w:val="001031D8"/>
    <w:rsid w:val="001032B2"/>
    <w:rsid w:val="00103378"/>
    <w:rsid w:val="00104623"/>
    <w:rsid w:val="001047A8"/>
    <w:rsid w:val="00104D0A"/>
    <w:rsid w:val="0011016F"/>
    <w:rsid w:val="00115B6E"/>
    <w:rsid w:val="001222EE"/>
    <w:rsid w:val="001237F6"/>
    <w:rsid w:val="00124DD0"/>
    <w:rsid w:val="00126064"/>
    <w:rsid w:val="001309CD"/>
    <w:rsid w:val="00130F35"/>
    <w:rsid w:val="00135948"/>
    <w:rsid w:val="00137A49"/>
    <w:rsid w:val="00140CC8"/>
    <w:rsid w:val="00140FFD"/>
    <w:rsid w:val="0014517F"/>
    <w:rsid w:val="001501DC"/>
    <w:rsid w:val="0015769E"/>
    <w:rsid w:val="001642D4"/>
    <w:rsid w:val="0016679A"/>
    <w:rsid w:val="0016F071"/>
    <w:rsid w:val="0017269A"/>
    <w:rsid w:val="00172715"/>
    <w:rsid w:val="00181CB6"/>
    <w:rsid w:val="0018407C"/>
    <w:rsid w:val="00187349"/>
    <w:rsid w:val="001878D0"/>
    <w:rsid w:val="001912FD"/>
    <w:rsid w:val="00196821"/>
    <w:rsid w:val="00196C1C"/>
    <w:rsid w:val="001974B6"/>
    <w:rsid w:val="001A1E55"/>
    <w:rsid w:val="001A3E26"/>
    <w:rsid w:val="001A69E5"/>
    <w:rsid w:val="001B21BD"/>
    <w:rsid w:val="001B23A5"/>
    <w:rsid w:val="001B274E"/>
    <w:rsid w:val="001B3523"/>
    <w:rsid w:val="001B6959"/>
    <w:rsid w:val="001C4CF5"/>
    <w:rsid w:val="001C4F05"/>
    <w:rsid w:val="001D1881"/>
    <w:rsid w:val="001D2090"/>
    <w:rsid w:val="001D661C"/>
    <w:rsid w:val="001E2B0F"/>
    <w:rsid w:val="001E52D9"/>
    <w:rsid w:val="001F1596"/>
    <w:rsid w:val="002009C1"/>
    <w:rsid w:val="002019CA"/>
    <w:rsid w:val="002044C7"/>
    <w:rsid w:val="00207520"/>
    <w:rsid w:val="00210362"/>
    <w:rsid w:val="00213865"/>
    <w:rsid w:val="002153CE"/>
    <w:rsid w:val="00220DA1"/>
    <w:rsid w:val="00221B38"/>
    <w:rsid w:val="00222AF1"/>
    <w:rsid w:val="0022391A"/>
    <w:rsid w:val="00224957"/>
    <w:rsid w:val="00227321"/>
    <w:rsid w:val="002337D7"/>
    <w:rsid w:val="00234D4D"/>
    <w:rsid w:val="00244CBD"/>
    <w:rsid w:val="00246FA7"/>
    <w:rsid w:val="00247DB8"/>
    <w:rsid w:val="00250AAA"/>
    <w:rsid w:val="00257748"/>
    <w:rsid w:val="00263C86"/>
    <w:rsid w:val="00265331"/>
    <w:rsid w:val="00267E7C"/>
    <w:rsid w:val="00271F6A"/>
    <w:rsid w:val="0027206B"/>
    <w:rsid w:val="0027518A"/>
    <w:rsid w:val="00276288"/>
    <w:rsid w:val="00276973"/>
    <w:rsid w:val="00277B00"/>
    <w:rsid w:val="00280D8B"/>
    <w:rsid w:val="00281E57"/>
    <w:rsid w:val="00285019"/>
    <w:rsid w:val="00287FFB"/>
    <w:rsid w:val="00294C56"/>
    <w:rsid w:val="00294C74"/>
    <w:rsid w:val="00296CC3"/>
    <w:rsid w:val="002A34C6"/>
    <w:rsid w:val="002B7813"/>
    <w:rsid w:val="002C0464"/>
    <w:rsid w:val="002C478D"/>
    <w:rsid w:val="002C5D50"/>
    <w:rsid w:val="002D54F0"/>
    <w:rsid w:val="002E1B37"/>
    <w:rsid w:val="002F4410"/>
    <w:rsid w:val="002F5A45"/>
    <w:rsid w:val="002F7778"/>
    <w:rsid w:val="00307B78"/>
    <w:rsid w:val="003104F7"/>
    <w:rsid w:val="003153F6"/>
    <w:rsid w:val="003170F1"/>
    <w:rsid w:val="0032076D"/>
    <w:rsid w:val="003270C9"/>
    <w:rsid w:val="00327E15"/>
    <w:rsid w:val="003344D1"/>
    <w:rsid w:val="00336758"/>
    <w:rsid w:val="00337F29"/>
    <w:rsid w:val="00341C4E"/>
    <w:rsid w:val="00342ED1"/>
    <w:rsid w:val="00343A3D"/>
    <w:rsid w:val="00345683"/>
    <w:rsid w:val="00351C9F"/>
    <w:rsid w:val="003521EF"/>
    <w:rsid w:val="00352C7E"/>
    <w:rsid w:val="00356EE3"/>
    <w:rsid w:val="00362F08"/>
    <w:rsid w:val="00370217"/>
    <w:rsid w:val="00381EA7"/>
    <w:rsid w:val="00384C37"/>
    <w:rsid w:val="00385CD8"/>
    <w:rsid w:val="0038778C"/>
    <w:rsid w:val="003957FF"/>
    <w:rsid w:val="003A1E0B"/>
    <w:rsid w:val="003A2426"/>
    <w:rsid w:val="003A3604"/>
    <w:rsid w:val="003A37AB"/>
    <w:rsid w:val="003B0D9C"/>
    <w:rsid w:val="003B4A33"/>
    <w:rsid w:val="003B54EC"/>
    <w:rsid w:val="003B7D8E"/>
    <w:rsid w:val="003C5445"/>
    <w:rsid w:val="003C64DD"/>
    <w:rsid w:val="003D1B90"/>
    <w:rsid w:val="003D343A"/>
    <w:rsid w:val="003D47EA"/>
    <w:rsid w:val="003D5343"/>
    <w:rsid w:val="003E0BE3"/>
    <w:rsid w:val="003E542C"/>
    <w:rsid w:val="003E662E"/>
    <w:rsid w:val="003F0959"/>
    <w:rsid w:val="003F37C2"/>
    <w:rsid w:val="003F708C"/>
    <w:rsid w:val="00400D33"/>
    <w:rsid w:val="004029B0"/>
    <w:rsid w:val="004036E9"/>
    <w:rsid w:val="004112CC"/>
    <w:rsid w:val="00411886"/>
    <w:rsid w:val="0041679C"/>
    <w:rsid w:val="0042382A"/>
    <w:rsid w:val="00423CA0"/>
    <w:rsid w:val="00434974"/>
    <w:rsid w:val="00437BDA"/>
    <w:rsid w:val="00444330"/>
    <w:rsid w:val="0044531A"/>
    <w:rsid w:val="004478E8"/>
    <w:rsid w:val="004507D0"/>
    <w:rsid w:val="004615D3"/>
    <w:rsid w:val="00462FB2"/>
    <w:rsid w:val="00466159"/>
    <w:rsid w:val="00466639"/>
    <w:rsid w:val="00473613"/>
    <w:rsid w:val="00480457"/>
    <w:rsid w:val="00487EC6"/>
    <w:rsid w:val="00491D10"/>
    <w:rsid w:val="004927C7"/>
    <w:rsid w:val="004A2424"/>
    <w:rsid w:val="004A38D0"/>
    <w:rsid w:val="004A460A"/>
    <w:rsid w:val="004A594A"/>
    <w:rsid w:val="004B02DE"/>
    <w:rsid w:val="004B758E"/>
    <w:rsid w:val="004C1D16"/>
    <w:rsid w:val="004C308C"/>
    <w:rsid w:val="004D00CE"/>
    <w:rsid w:val="004D3A22"/>
    <w:rsid w:val="004D401B"/>
    <w:rsid w:val="004D4672"/>
    <w:rsid w:val="004D5048"/>
    <w:rsid w:val="004E30E7"/>
    <w:rsid w:val="004E4444"/>
    <w:rsid w:val="004E4A0C"/>
    <w:rsid w:val="004E6425"/>
    <w:rsid w:val="004F212D"/>
    <w:rsid w:val="004F34C5"/>
    <w:rsid w:val="00502212"/>
    <w:rsid w:val="00503568"/>
    <w:rsid w:val="00510D94"/>
    <w:rsid w:val="00517259"/>
    <w:rsid w:val="0052250B"/>
    <w:rsid w:val="00525060"/>
    <w:rsid w:val="00526FCD"/>
    <w:rsid w:val="00534762"/>
    <w:rsid w:val="0054055E"/>
    <w:rsid w:val="0054105A"/>
    <w:rsid w:val="0054288F"/>
    <w:rsid w:val="00546766"/>
    <w:rsid w:val="00546CB0"/>
    <w:rsid w:val="005547A8"/>
    <w:rsid w:val="005565F4"/>
    <w:rsid w:val="005607C9"/>
    <w:rsid w:val="00565548"/>
    <w:rsid w:val="005666AC"/>
    <w:rsid w:val="00567FB8"/>
    <w:rsid w:val="0057036B"/>
    <w:rsid w:val="0057518A"/>
    <w:rsid w:val="00582EE8"/>
    <w:rsid w:val="00583089"/>
    <w:rsid w:val="00584064"/>
    <w:rsid w:val="0058510A"/>
    <w:rsid w:val="005865C6"/>
    <w:rsid w:val="00587186"/>
    <w:rsid w:val="00590921"/>
    <w:rsid w:val="00592E5D"/>
    <w:rsid w:val="00594162"/>
    <w:rsid w:val="005974FC"/>
    <w:rsid w:val="00597FEB"/>
    <w:rsid w:val="005B1835"/>
    <w:rsid w:val="005B24C1"/>
    <w:rsid w:val="005B29BE"/>
    <w:rsid w:val="005B49A5"/>
    <w:rsid w:val="005C23ED"/>
    <w:rsid w:val="005C4F36"/>
    <w:rsid w:val="005C530B"/>
    <w:rsid w:val="005D1F6D"/>
    <w:rsid w:val="005D210F"/>
    <w:rsid w:val="005D5987"/>
    <w:rsid w:val="005E193A"/>
    <w:rsid w:val="005E53FF"/>
    <w:rsid w:val="005E54AB"/>
    <w:rsid w:val="005E63D9"/>
    <w:rsid w:val="005E643A"/>
    <w:rsid w:val="005F0FCC"/>
    <w:rsid w:val="005F1DF3"/>
    <w:rsid w:val="005F261A"/>
    <w:rsid w:val="005F2693"/>
    <w:rsid w:val="005F32CE"/>
    <w:rsid w:val="006073AA"/>
    <w:rsid w:val="0060774E"/>
    <w:rsid w:val="00611297"/>
    <w:rsid w:val="0061314A"/>
    <w:rsid w:val="0061627E"/>
    <w:rsid w:val="006236A5"/>
    <w:rsid w:val="00623CEB"/>
    <w:rsid w:val="006327A6"/>
    <w:rsid w:val="00635074"/>
    <w:rsid w:val="0064465C"/>
    <w:rsid w:val="00651142"/>
    <w:rsid w:val="0065179A"/>
    <w:rsid w:val="00651C6B"/>
    <w:rsid w:val="00652D21"/>
    <w:rsid w:val="00661BCF"/>
    <w:rsid w:val="006630D1"/>
    <w:rsid w:val="006650AA"/>
    <w:rsid w:val="0066605E"/>
    <w:rsid w:val="00670DC6"/>
    <w:rsid w:val="006715E9"/>
    <w:rsid w:val="00676B61"/>
    <w:rsid w:val="00683B8D"/>
    <w:rsid w:val="006854A2"/>
    <w:rsid w:val="006904EA"/>
    <w:rsid w:val="00692FD4"/>
    <w:rsid w:val="0069585A"/>
    <w:rsid w:val="006A0390"/>
    <w:rsid w:val="006A064D"/>
    <w:rsid w:val="006A361C"/>
    <w:rsid w:val="006A4431"/>
    <w:rsid w:val="006A5DF7"/>
    <w:rsid w:val="006B5F49"/>
    <w:rsid w:val="006B654E"/>
    <w:rsid w:val="006B7CC3"/>
    <w:rsid w:val="006C1654"/>
    <w:rsid w:val="006C1BD7"/>
    <w:rsid w:val="006C2839"/>
    <w:rsid w:val="006C2F56"/>
    <w:rsid w:val="006C47F8"/>
    <w:rsid w:val="006C599C"/>
    <w:rsid w:val="006C7675"/>
    <w:rsid w:val="006D0C15"/>
    <w:rsid w:val="006D4580"/>
    <w:rsid w:val="006D6B26"/>
    <w:rsid w:val="006E4C5D"/>
    <w:rsid w:val="006E64DD"/>
    <w:rsid w:val="006F1802"/>
    <w:rsid w:val="006F380C"/>
    <w:rsid w:val="006F42BB"/>
    <w:rsid w:val="006F614D"/>
    <w:rsid w:val="00700FE2"/>
    <w:rsid w:val="00701654"/>
    <w:rsid w:val="00706C80"/>
    <w:rsid w:val="0071209E"/>
    <w:rsid w:val="00715ED8"/>
    <w:rsid w:val="0071790D"/>
    <w:rsid w:val="00720718"/>
    <w:rsid w:val="0072225E"/>
    <w:rsid w:val="0072586C"/>
    <w:rsid w:val="00727101"/>
    <w:rsid w:val="007327CC"/>
    <w:rsid w:val="00732F95"/>
    <w:rsid w:val="0073373B"/>
    <w:rsid w:val="00742913"/>
    <w:rsid w:val="00742DF8"/>
    <w:rsid w:val="0074447F"/>
    <w:rsid w:val="00751B4D"/>
    <w:rsid w:val="00754F06"/>
    <w:rsid w:val="0076278E"/>
    <w:rsid w:val="00765AE5"/>
    <w:rsid w:val="00772612"/>
    <w:rsid w:val="00775D33"/>
    <w:rsid w:val="00777ED8"/>
    <w:rsid w:val="00781164"/>
    <w:rsid w:val="00781990"/>
    <w:rsid w:val="00782292"/>
    <w:rsid w:val="00782608"/>
    <w:rsid w:val="00785FEE"/>
    <w:rsid w:val="00790A61"/>
    <w:rsid w:val="00797C35"/>
    <w:rsid w:val="007A11EB"/>
    <w:rsid w:val="007A1397"/>
    <w:rsid w:val="007A1EB7"/>
    <w:rsid w:val="007B0984"/>
    <w:rsid w:val="007B4474"/>
    <w:rsid w:val="007B4E28"/>
    <w:rsid w:val="007B6CE1"/>
    <w:rsid w:val="007C1FA6"/>
    <w:rsid w:val="007C20CA"/>
    <w:rsid w:val="007C40A6"/>
    <w:rsid w:val="007C41BA"/>
    <w:rsid w:val="007C4F8C"/>
    <w:rsid w:val="007C6BAE"/>
    <w:rsid w:val="007D00C8"/>
    <w:rsid w:val="007D4FB0"/>
    <w:rsid w:val="007E2CDB"/>
    <w:rsid w:val="007F35D7"/>
    <w:rsid w:val="00802B15"/>
    <w:rsid w:val="00803D36"/>
    <w:rsid w:val="00804626"/>
    <w:rsid w:val="00804ED3"/>
    <w:rsid w:val="00805986"/>
    <w:rsid w:val="00807976"/>
    <w:rsid w:val="00815C8F"/>
    <w:rsid w:val="008232E7"/>
    <w:rsid w:val="008246B3"/>
    <w:rsid w:val="00826AB7"/>
    <w:rsid w:val="00827C45"/>
    <w:rsid w:val="008301C7"/>
    <w:rsid w:val="00832EE5"/>
    <w:rsid w:val="00834601"/>
    <w:rsid w:val="00844174"/>
    <w:rsid w:val="00845ACF"/>
    <w:rsid w:val="00845B02"/>
    <w:rsid w:val="00846006"/>
    <w:rsid w:val="0085056A"/>
    <w:rsid w:val="0085221E"/>
    <w:rsid w:val="008567D2"/>
    <w:rsid w:val="008567F4"/>
    <w:rsid w:val="00857D72"/>
    <w:rsid w:val="00860ECB"/>
    <w:rsid w:val="008655E0"/>
    <w:rsid w:val="008723F6"/>
    <w:rsid w:val="008835BA"/>
    <w:rsid w:val="008902AB"/>
    <w:rsid w:val="0089714F"/>
    <w:rsid w:val="008971B2"/>
    <w:rsid w:val="008A4CC3"/>
    <w:rsid w:val="008A6389"/>
    <w:rsid w:val="008B1AED"/>
    <w:rsid w:val="008B1BC6"/>
    <w:rsid w:val="008B1DA0"/>
    <w:rsid w:val="008B2348"/>
    <w:rsid w:val="008B36D0"/>
    <w:rsid w:val="008B5548"/>
    <w:rsid w:val="008B7F0D"/>
    <w:rsid w:val="008C05A9"/>
    <w:rsid w:val="008C0767"/>
    <w:rsid w:val="008C0E27"/>
    <w:rsid w:val="008C2864"/>
    <w:rsid w:val="008C2C53"/>
    <w:rsid w:val="008C7A26"/>
    <w:rsid w:val="008D034F"/>
    <w:rsid w:val="008D0F77"/>
    <w:rsid w:val="008D3E3D"/>
    <w:rsid w:val="008D654D"/>
    <w:rsid w:val="008D76F2"/>
    <w:rsid w:val="008E1C46"/>
    <w:rsid w:val="008E47ED"/>
    <w:rsid w:val="008E61A7"/>
    <w:rsid w:val="008E688D"/>
    <w:rsid w:val="008F4497"/>
    <w:rsid w:val="009016A4"/>
    <w:rsid w:val="00901D46"/>
    <w:rsid w:val="0090270F"/>
    <w:rsid w:val="0090468E"/>
    <w:rsid w:val="00920C02"/>
    <w:rsid w:val="0092316D"/>
    <w:rsid w:val="009243DA"/>
    <w:rsid w:val="00924BAE"/>
    <w:rsid w:val="0093059E"/>
    <w:rsid w:val="00931F90"/>
    <w:rsid w:val="00935029"/>
    <w:rsid w:val="0093615C"/>
    <w:rsid w:val="0094009F"/>
    <w:rsid w:val="009412D3"/>
    <w:rsid w:val="00942A19"/>
    <w:rsid w:val="009464E5"/>
    <w:rsid w:val="00946D81"/>
    <w:rsid w:val="00946F62"/>
    <w:rsid w:val="00951E70"/>
    <w:rsid w:val="00953408"/>
    <w:rsid w:val="009551ED"/>
    <w:rsid w:val="00970D4B"/>
    <w:rsid w:val="00972634"/>
    <w:rsid w:val="009730C1"/>
    <w:rsid w:val="0097477F"/>
    <w:rsid w:val="00974E0C"/>
    <w:rsid w:val="0097584F"/>
    <w:rsid w:val="0098758E"/>
    <w:rsid w:val="00987B44"/>
    <w:rsid w:val="00993F8E"/>
    <w:rsid w:val="0099594B"/>
    <w:rsid w:val="00996935"/>
    <w:rsid w:val="009A04B2"/>
    <w:rsid w:val="009A4A4B"/>
    <w:rsid w:val="009A55C1"/>
    <w:rsid w:val="009A7A8D"/>
    <w:rsid w:val="009B6F19"/>
    <w:rsid w:val="009C14EE"/>
    <w:rsid w:val="009C259A"/>
    <w:rsid w:val="009C308D"/>
    <w:rsid w:val="009C4C8A"/>
    <w:rsid w:val="009D2299"/>
    <w:rsid w:val="009D3FFC"/>
    <w:rsid w:val="009D4DB3"/>
    <w:rsid w:val="009D5C03"/>
    <w:rsid w:val="009D76C8"/>
    <w:rsid w:val="009E02C2"/>
    <w:rsid w:val="009E08FA"/>
    <w:rsid w:val="009E1D61"/>
    <w:rsid w:val="009E5B57"/>
    <w:rsid w:val="009E62C4"/>
    <w:rsid w:val="009F2CD7"/>
    <w:rsid w:val="009F4A9F"/>
    <w:rsid w:val="00A00A0A"/>
    <w:rsid w:val="00A01222"/>
    <w:rsid w:val="00A03F31"/>
    <w:rsid w:val="00A0544F"/>
    <w:rsid w:val="00A10458"/>
    <w:rsid w:val="00A1134B"/>
    <w:rsid w:val="00A21AD5"/>
    <w:rsid w:val="00A26F21"/>
    <w:rsid w:val="00A30FAD"/>
    <w:rsid w:val="00A33A2F"/>
    <w:rsid w:val="00A3760D"/>
    <w:rsid w:val="00A40AD2"/>
    <w:rsid w:val="00A41065"/>
    <w:rsid w:val="00A410C5"/>
    <w:rsid w:val="00A420BC"/>
    <w:rsid w:val="00A43FD6"/>
    <w:rsid w:val="00A45A0D"/>
    <w:rsid w:val="00A46716"/>
    <w:rsid w:val="00A53190"/>
    <w:rsid w:val="00A57DAC"/>
    <w:rsid w:val="00A61584"/>
    <w:rsid w:val="00A63DB7"/>
    <w:rsid w:val="00A64DEE"/>
    <w:rsid w:val="00A73142"/>
    <w:rsid w:val="00A74AF6"/>
    <w:rsid w:val="00A8546D"/>
    <w:rsid w:val="00A92289"/>
    <w:rsid w:val="00A97B2D"/>
    <w:rsid w:val="00A97FC1"/>
    <w:rsid w:val="00AB3652"/>
    <w:rsid w:val="00AB4D47"/>
    <w:rsid w:val="00AB54CA"/>
    <w:rsid w:val="00AB6973"/>
    <w:rsid w:val="00AB6FF9"/>
    <w:rsid w:val="00AC05BE"/>
    <w:rsid w:val="00AC3868"/>
    <w:rsid w:val="00AC5758"/>
    <w:rsid w:val="00AD109B"/>
    <w:rsid w:val="00AD3371"/>
    <w:rsid w:val="00AD70BC"/>
    <w:rsid w:val="00AE1E09"/>
    <w:rsid w:val="00AE2219"/>
    <w:rsid w:val="00AE3B22"/>
    <w:rsid w:val="00AE54A2"/>
    <w:rsid w:val="00AE580E"/>
    <w:rsid w:val="00AF08AB"/>
    <w:rsid w:val="00AF6D29"/>
    <w:rsid w:val="00B0442A"/>
    <w:rsid w:val="00B07D49"/>
    <w:rsid w:val="00B1086E"/>
    <w:rsid w:val="00B12303"/>
    <w:rsid w:val="00B12974"/>
    <w:rsid w:val="00B174B1"/>
    <w:rsid w:val="00B20F9D"/>
    <w:rsid w:val="00B227D2"/>
    <w:rsid w:val="00B401FB"/>
    <w:rsid w:val="00B40354"/>
    <w:rsid w:val="00B4307E"/>
    <w:rsid w:val="00B451F6"/>
    <w:rsid w:val="00B46007"/>
    <w:rsid w:val="00B462AF"/>
    <w:rsid w:val="00B53870"/>
    <w:rsid w:val="00B53C3B"/>
    <w:rsid w:val="00B55A57"/>
    <w:rsid w:val="00B5739A"/>
    <w:rsid w:val="00B57716"/>
    <w:rsid w:val="00B60FFB"/>
    <w:rsid w:val="00B6428C"/>
    <w:rsid w:val="00B6687F"/>
    <w:rsid w:val="00B67E5A"/>
    <w:rsid w:val="00B71D07"/>
    <w:rsid w:val="00B74E4E"/>
    <w:rsid w:val="00B7508C"/>
    <w:rsid w:val="00B82730"/>
    <w:rsid w:val="00B82AAC"/>
    <w:rsid w:val="00B832C7"/>
    <w:rsid w:val="00B86376"/>
    <w:rsid w:val="00B8648B"/>
    <w:rsid w:val="00B92703"/>
    <w:rsid w:val="00B92FF6"/>
    <w:rsid w:val="00BA60F6"/>
    <w:rsid w:val="00BA72C0"/>
    <w:rsid w:val="00BB0C6A"/>
    <w:rsid w:val="00BB3A71"/>
    <w:rsid w:val="00BB5949"/>
    <w:rsid w:val="00BB5E35"/>
    <w:rsid w:val="00BB5E62"/>
    <w:rsid w:val="00BC2972"/>
    <w:rsid w:val="00BD10C3"/>
    <w:rsid w:val="00BD2BD0"/>
    <w:rsid w:val="00BD5D41"/>
    <w:rsid w:val="00BE0A28"/>
    <w:rsid w:val="00BE202A"/>
    <w:rsid w:val="00BE65C3"/>
    <w:rsid w:val="00BF2B45"/>
    <w:rsid w:val="00BF6F01"/>
    <w:rsid w:val="00C02EDD"/>
    <w:rsid w:val="00C121EB"/>
    <w:rsid w:val="00C14A28"/>
    <w:rsid w:val="00C16931"/>
    <w:rsid w:val="00C16A84"/>
    <w:rsid w:val="00C23F57"/>
    <w:rsid w:val="00C266FB"/>
    <w:rsid w:val="00C30608"/>
    <w:rsid w:val="00C310DC"/>
    <w:rsid w:val="00C35F48"/>
    <w:rsid w:val="00C362FB"/>
    <w:rsid w:val="00C367B6"/>
    <w:rsid w:val="00C377FA"/>
    <w:rsid w:val="00C4206D"/>
    <w:rsid w:val="00C42D0E"/>
    <w:rsid w:val="00C4701E"/>
    <w:rsid w:val="00C52DBE"/>
    <w:rsid w:val="00C53411"/>
    <w:rsid w:val="00C543BF"/>
    <w:rsid w:val="00C57D33"/>
    <w:rsid w:val="00C6264D"/>
    <w:rsid w:val="00C66C2A"/>
    <w:rsid w:val="00C71B64"/>
    <w:rsid w:val="00C907CD"/>
    <w:rsid w:val="00C91BAE"/>
    <w:rsid w:val="00C92E7D"/>
    <w:rsid w:val="00C944F0"/>
    <w:rsid w:val="00C96B7D"/>
    <w:rsid w:val="00C97A58"/>
    <w:rsid w:val="00CA0999"/>
    <w:rsid w:val="00CA181E"/>
    <w:rsid w:val="00CA42F0"/>
    <w:rsid w:val="00CA45A2"/>
    <w:rsid w:val="00CA4661"/>
    <w:rsid w:val="00CA6180"/>
    <w:rsid w:val="00CA79F6"/>
    <w:rsid w:val="00CB3216"/>
    <w:rsid w:val="00CB3DDB"/>
    <w:rsid w:val="00CB4D6D"/>
    <w:rsid w:val="00CB4DD0"/>
    <w:rsid w:val="00CB676B"/>
    <w:rsid w:val="00CB7254"/>
    <w:rsid w:val="00CB74C5"/>
    <w:rsid w:val="00CC15FB"/>
    <w:rsid w:val="00CC7D7E"/>
    <w:rsid w:val="00CC7E1C"/>
    <w:rsid w:val="00CD1CD9"/>
    <w:rsid w:val="00CD2446"/>
    <w:rsid w:val="00CE02E9"/>
    <w:rsid w:val="00CE36B8"/>
    <w:rsid w:val="00CF4532"/>
    <w:rsid w:val="00CF5ACD"/>
    <w:rsid w:val="00D009CA"/>
    <w:rsid w:val="00D11A69"/>
    <w:rsid w:val="00D12CDD"/>
    <w:rsid w:val="00D21667"/>
    <w:rsid w:val="00D310A8"/>
    <w:rsid w:val="00D33F21"/>
    <w:rsid w:val="00D34778"/>
    <w:rsid w:val="00D34E0D"/>
    <w:rsid w:val="00D36647"/>
    <w:rsid w:val="00D40FF5"/>
    <w:rsid w:val="00D421B3"/>
    <w:rsid w:val="00D4420F"/>
    <w:rsid w:val="00D455C2"/>
    <w:rsid w:val="00D456F2"/>
    <w:rsid w:val="00D463ED"/>
    <w:rsid w:val="00D46B66"/>
    <w:rsid w:val="00D47AF2"/>
    <w:rsid w:val="00D5094C"/>
    <w:rsid w:val="00D52CA7"/>
    <w:rsid w:val="00D550C4"/>
    <w:rsid w:val="00D55986"/>
    <w:rsid w:val="00D5610A"/>
    <w:rsid w:val="00D5704D"/>
    <w:rsid w:val="00D7042A"/>
    <w:rsid w:val="00D7131A"/>
    <w:rsid w:val="00D72E7A"/>
    <w:rsid w:val="00D745B0"/>
    <w:rsid w:val="00D74D0B"/>
    <w:rsid w:val="00D7696B"/>
    <w:rsid w:val="00D77993"/>
    <w:rsid w:val="00D80B9B"/>
    <w:rsid w:val="00D835C0"/>
    <w:rsid w:val="00D8655F"/>
    <w:rsid w:val="00D92B26"/>
    <w:rsid w:val="00DA0F4F"/>
    <w:rsid w:val="00DA0F56"/>
    <w:rsid w:val="00DA15C8"/>
    <w:rsid w:val="00DA21CA"/>
    <w:rsid w:val="00DA5301"/>
    <w:rsid w:val="00DA6582"/>
    <w:rsid w:val="00DB4B6D"/>
    <w:rsid w:val="00DC56D4"/>
    <w:rsid w:val="00DC62AE"/>
    <w:rsid w:val="00DC7793"/>
    <w:rsid w:val="00DD04D5"/>
    <w:rsid w:val="00DD2EFC"/>
    <w:rsid w:val="00DD7D81"/>
    <w:rsid w:val="00DE5DF8"/>
    <w:rsid w:val="00DE62BD"/>
    <w:rsid w:val="00DF0BA0"/>
    <w:rsid w:val="00DF3DBA"/>
    <w:rsid w:val="00DF4284"/>
    <w:rsid w:val="00DF430E"/>
    <w:rsid w:val="00DF5D56"/>
    <w:rsid w:val="00E036A3"/>
    <w:rsid w:val="00E03A9D"/>
    <w:rsid w:val="00E10A32"/>
    <w:rsid w:val="00E131DC"/>
    <w:rsid w:val="00E22588"/>
    <w:rsid w:val="00E22F43"/>
    <w:rsid w:val="00E238E6"/>
    <w:rsid w:val="00E24196"/>
    <w:rsid w:val="00E25513"/>
    <w:rsid w:val="00E26024"/>
    <w:rsid w:val="00E266D0"/>
    <w:rsid w:val="00E2707F"/>
    <w:rsid w:val="00E3061C"/>
    <w:rsid w:val="00E368B8"/>
    <w:rsid w:val="00E378EB"/>
    <w:rsid w:val="00E47E1D"/>
    <w:rsid w:val="00E6020A"/>
    <w:rsid w:val="00E6301E"/>
    <w:rsid w:val="00E6650E"/>
    <w:rsid w:val="00E672C4"/>
    <w:rsid w:val="00E710B8"/>
    <w:rsid w:val="00E71DC7"/>
    <w:rsid w:val="00E74BD1"/>
    <w:rsid w:val="00E7525E"/>
    <w:rsid w:val="00E8708F"/>
    <w:rsid w:val="00E913E0"/>
    <w:rsid w:val="00E91888"/>
    <w:rsid w:val="00EA0442"/>
    <w:rsid w:val="00EB07AC"/>
    <w:rsid w:val="00EB429D"/>
    <w:rsid w:val="00EB539E"/>
    <w:rsid w:val="00EB59FE"/>
    <w:rsid w:val="00EB7691"/>
    <w:rsid w:val="00EC60B8"/>
    <w:rsid w:val="00EC6A3F"/>
    <w:rsid w:val="00ED0AA6"/>
    <w:rsid w:val="00ED391F"/>
    <w:rsid w:val="00ED3A80"/>
    <w:rsid w:val="00ED3F47"/>
    <w:rsid w:val="00ED7F1D"/>
    <w:rsid w:val="00EE4883"/>
    <w:rsid w:val="00EF37CC"/>
    <w:rsid w:val="00EF5482"/>
    <w:rsid w:val="00EF5A5F"/>
    <w:rsid w:val="00EF6154"/>
    <w:rsid w:val="00EF7678"/>
    <w:rsid w:val="00F003CB"/>
    <w:rsid w:val="00F04BE3"/>
    <w:rsid w:val="00F05583"/>
    <w:rsid w:val="00F07078"/>
    <w:rsid w:val="00F1421D"/>
    <w:rsid w:val="00F15CE5"/>
    <w:rsid w:val="00F16D8C"/>
    <w:rsid w:val="00F17649"/>
    <w:rsid w:val="00F243AB"/>
    <w:rsid w:val="00F26F84"/>
    <w:rsid w:val="00F32860"/>
    <w:rsid w:val="00F41647"/>
    <w:rsid w:val="00F5227D"/>
    <w:rsid w:val="00F5331B"/>
    <w:rsid w:val="00F53A46"/>
    <w:rsid w:val="00F545E2"/>
    <w:rsid w:val="00F632F1"/>
    <w:rsid w:val="00F633DF"/>
    <w:rsid w:val="00F65169"/>
    <w:rsid w:val="00F671C9"/>
    <w:rsid w:val="00F67A61"/>
    <w:rsid w:val="00F71930"/>
    <w:rsid w:val="00F75110"/>
    <w:rsid w:val="00F812D8"/>
    <w:rsid w:val="00F83BE3"/>
    <w:rsid w:val="00F9449E"/>
    <w:rsid w:val="00F963D1"/>
    <w:rsid w:val="00FA28DE"/>
    <w:rsid w:val="00FB2020"/>
    <w:rsid w:val="00FB4275"/>
    <w:rsid w:val="00FB47E8"/>
    <w:rsid w:val="00FB578A"/>
    <w:rsid w:val="00FB7BA0"/>
    <w:rsid w:val="00FC1D82"/>
    <w:rsid w:val="00FD17A1"/>
    <w:rsid w:val="00FD1FBD"/>
    <w:rsid w:val="00FD5C99"/>
    <w:rsid w:val="00FD7B40"/>
    <w:rsid w:val="00FE3FA5"/>
    <w:rsid w:val="00FE47C3"/>
    <w:rsid w:val="00FE517D"/>
    <w:rsid w:val="00FF1034"/>
    <w:rsid w:val="00FF2149"/>
    <w:rsid w:val="00FF2A0A"/>
    <w:rsid w:val="01E6B23C"/>
    <w:rsid w:val="021BA6E1"/>
    <w:rsid w:val="0354C310"/>
    <w:rsid w:val="03CB0561"/>
    <w:rsid w:val="044EEE3A"/>
    <w:rsid w:val="04909BE2"/>
    <w:rsid w:val="05EF7639"/>
    <w:rsid w:val="05F34131"/>
    <w:rsid w:val="062C6C43"/>
    <w:rsid w:val="072C0689"/>
    <w:rsid w:val="077B1CDF"/>
    <w:rsid w:val="0788BD72"/>
    <w:rsid w:val="092E6347"/>
    <w:rsid w:val="0954E1A0"/>
    <w:rsid w:val="09554E4E"/>
    <w:rsid w:val="09640D05"/>
    <w:rsid w:val="09999F6D"/>
    <w:rsid w:val="09B2CF6A"/>
    <w:rsid w:val="0AE14854"/>
    <w:rsid w:val="0AFFDD66"/>
    <w:rsid w:val="0C0E2851"/>
    <w:rsid w:val="0C1455EA"/>
    <w:rsid w:val="0D69CE96"/>
    <w:rsid w:val="0DA2A2A4"/>
    <w:rsid w:val="0DC62004"/>
    <w:rsid w:val="0E0FF4AF"/>
    <w:rsid w:val="0E5F2FB8"/>
    <w:rsid w:val="0E914003"/>
    <w:rsid w:val="0EE4AB96"/>
    <w:rsid w:val="0F73FC00"/>
    <w:rsid w:val="0F7D316E"/>
    <w:rsid w:val="0F8C19BC"/>
    <w:rsid w:val="0FABC510"/>
    <w:rsid w:val="0FF6C3B0"/>
    <w:rsid w:val="10531577"/>
    <w:rsid w:val="11062B30"/>
    <w:rsid w:val="11479571"/>
    <w:rsid w:val="1170E669"/>
    <w:rsid w:val="118923BB"/>
    <w:rsid w:val="13D9101A"/>
    <w:rsid w:val="1579193C"/>
    <w:rsid w:val="15E344B6"/>
    <w:rsid w:val="15ECF4C4"/>
    <w:rsid w:val="16F10CB9"/>
    <w:rsid w:val="175BC773"/>
    <w:rsid w:val="1767CC58"/>
    <w:rsid w:val="17B0CBC7"/>
    <w:rsid w:val="180D4EF5"/>
    <w:rsid w:val="1A8A5DCD"/>
    <w:rsid w:val="1A936835"/>
    <w:rsid w:val="1B10CB94"/>
    <w:rsid w:val="1B9C7321"/>
    <w:rsid w:val="1C23B955"/>
    <w:rsid w:val="1C262E2E"/>
    <w:rsid w:val="1C2F3896"/>
    <w:rsid w:val="1C520C4D"/>
    <w:rsid w:val="1C8BCF13"/>
    <w:rsid w:val="1CFCACED"/>
    <w:rsid w:val="1D073F59"/>
    <w:rsid w:val="1D1310EA"/>
    <w:rsid w:val="1D2220E3"/>
    <w:rsid w:val="1D81D5D0"/>
    <w:rsid w:val="1D8A4BB0"/>
    <w:rsid w:val="1D9BBA13"/>
    <w:rsid w:val="1DBD32E7"/>
    <w:rsid w:val="1DC74A81"/>
    <w:rsid w:val="1DCB08F7"/>
    <w:rsid w:val="1E565083"/>
    <w:rsid w:val="1EA30FBA"/>
    <w:rsid w:val="1F5C8455"/>
    <w:rsid w:val="1F66D958"/>
    <w:rsid w:val="21CE14D4"/>
    <w:rsid w:val="225520B1"/>
    <w:rsid w:val="228AD6CB"/>
    <w:rsid w:val="22D46C09"/>
    <w:rsid w:val="22F4DF36"/>
    <w:rsid w:val="2302A681"/>
    <w:rsid w:val="235035A0"/>
    <w:rsid w:val="236E2835"/>
    <w:rsid w:val="237455CE"/>
    <w:rsid w:val="24072DD6"/>
    <w:rsid w:val="243A4A7B"/>
    <w:rsid w:val="2452CF88"/>
    <w:rsid w:val="246947B1"/>
    <w:rsid w:val="246F35B3"/>
    <w:rsid w:val="252BFD1E"/>
    <w:rsid w:val="256ABDF1"/>
    <w:rsid w:val="256FF493"/>
    <w:rsid w:val="268A66D6"/>
    <w:rsid w:val="26B4E5EC"/>
    <w:rsid w:val="2714B95B"/>
    <w:rsid w:val="27B2B13E"/>
    <w:rsid w:val="28016F3C"/>
    <w:rsid w:val="28CEE6AB"/>
    <w:rsid w:val="28EA3E3E"/>
    <w:rsid w:val="29E3F57E"/>
    <w:rsid w:val="2A0B9CA6"/>
    <w:rsid w:val="2AB965EC"/>
    <w:rsid w:val="2ADEDFE3"/>
    <w:rsid w:val="2AFF5F99"/>
    <w:rsid w:val="2B4E517C"/>
    <w:rsid w:val="2D473EBF"/>
    <w:rsid w:val="2D59E9A0"/>
    <w:rsid w:val="2D7B0678"/>
    <w:rsid w:val="2D95B5D0"/>
    <w:rsid w:val="2EC54D5C"/>
    <w:rsid w:val="2EE30F20"/>
    <w:rsid w:val="2F683E33"/>
    <w:rsid w:val="2F9D5915"/>
    <w:rsid w:val="3039A723"/>
    <w:rsid w:val="30B284B1"/>
    <w:rsid w:val="3100A2DE"/>
    <w:rsid w:val="3236B122"/>
    <w:rsid w:val="325CD8B7"/>
    <w:rsid w:val="32B38102"/>
    <w:rsid w:val="32C654DA"/>
    <w:rsid w:val="3427D05D"/>
    <w:rsid w:val="3439E871"/>
    <w:rsid w:val="34C6C9E7"/>
    <w:rsid w:val="354AA275"/>
    <w:rsid w:val="357FE59E"/>
    <w:rsid w:val="36B7097D"/>
    <w:rsid w:val="36C3DA47"/>
    <w:rsid w:val="371D2AD2"/>
    <w:rsid w:val="379DB657"/>
    <w:rsid w:val="37BB68D9"/>
    <w:rsid w:val="37FB7580"/>
    <w:rsid w:val="38998BE1"/>
    <w:rsid w:val="392B227B"/>
    <w:rsid w:val="393986B8"/>
    <w:rsid w:val="39ABD367"/>
    <w:rsid w:val="39EA13DC"/>
    <w:rsid w:val="39F424FB"/>
    <w:rsid w:val="3A39F997"/>
    <w:rsid w:val="3A60892A"/>
    <w:rsid w:val="3B3D187D"/>
    <w:rsid w:val="3BC94795"/>
    <w:rsid w:val="3BEF10C7"/>
    <w:rsid w:val="3C437EF0"/>
    <w:rsid w:val="3C5919E3"/>
    <w:rsid w:val="3C6D68D4"/>
    <w:rsid w:val="3C71277A"/>
    <w:rsid w:val="3E267438"/>
    <w:rsid w:val="3E64EEDE"/>
    <w:rsid w:val="3ED1EB21"/>
    <w:rsid w:val="3F3DDC90"/>
    <w:rsid w:val="3FF2ABC6"/>
    <w:rsid w:val="4059DD37"/>
    <w:rsid w:val="406DBB82"/>
    <w:rsid w:val="40714852"/>
    <w:rsid w:val="407CFF70"/>
    <w:rsid w:val="40CFEE41"/>
    <w:rsid w:val="40DF19A6"/>
    <w:rsid w:val="4109A108"/>
    <w:rsid w:val="415DBFFF"/>
    <w:rsid w:val="41AC5A01"/>
    <w:rsid w:val="41DBFD64"/>
    <w:rsid w:val="41F9A841"/>
    <w:rsid w:val="423E771B"/>
    <w:rsid w:val="4265DD2A"/>
    <w:rsid w:val="427AA985"/>
    <w:rsid w:val="4426B645"/>
    <w:rsid w:val="44A753D4"/>
    <w:rsid w:val="4525508C"/>
    <w:rsid w:val="4597003F"/>
    <w:rsid w:val="46D474E6"/>
    <w:rsid w:val="46E4EA8C"/>
    <w:rsid w:val="46EF08A1"/>
    <w:rsid w:val="4732D0A0"/>
    <w:rsid w:val="476C8105"/>
    <w:rsid w:val="4798BC24"/>
    <w:rsid w:val="4878CD67"/>
    <w:rsid w:val="488617F2"/>
    <w:rsid w:val="498B9DB5"/>
    <w:rsid w:val="4A6E7E41"/>
    <w:rsid w:val="4AF52F3C"/>
    <w:rsid w:val="4B541CBB"/>
    <w:rsid w:val="4B8C6D4A"/>
    <w:rsid w:val="4BDE0668"/>
    <w:rsid w:val="4C5F4C3B"/>
    <w:rsid w:val="4CA3254D"/>
    <w:rsid w:val="4D4B21A8"/>
    <w:rsid w:val="4DA48C82"/>
    <w:rsid w:val="4E6EC760"/>
    <w:rsid w:val="4EEFFC71"/>
    <w:rsid w:val="4F25EE60"/>
    <w:rsid w:val="50CC092C"/>
    <w:rsid w:val="50D57E86"/>
    <w:rsid w:val="51AE3045"/>
    <w:rsid w:val="51D89FBD"/>
    <w:rsid w:val="51F14A90"/>
    <w:rsid w:val="5213F9E4"/>
    <w:rsid w:val="529B5212"/>
    <w:rsid w:val="52E7C2E7"/>
    <w:rsid w:val="5334F015"/>
    <w:rsid w:val="534F10AB"/>
    <w:rsid w:val="53663BB2"/>
    <w:rsid w:val="53AFCA45"/>
    <w:rsid w:val="55664830"/>
    <w:rsid w:val="5686B16D"/>
    <w:rsid w:val="56E42316"/>
    <w:rsid w:val="56FB0E56"/>
    <w:rsid w:val="57A07C04"/>
    <w:rsid w:val="57EB12D3"/>
    <w:rsid w:val="5857E0F4"/>
    <w:rsid w:val="5A32AF18"/>
    <w:rsid w:val="5A4010EE"/>
    <w:rsid w:val="5A7A8439"/>
    <w:rsid w:val="5A7CDE19"/>
    <w:rsid w:val="5A902FEC"/>
    <w:rsid w:val="5B40F54E"/>
    <w:rsid w:val="5B48AC72"/>
    <w:rsid w:val="5B98A943"/>
    <w:rsid w:val="5B9D04CB"/>
    <w:rsid w:val="5BA5019D"/>
    <w:rsid w:val="5BEEE49E"/>
    <w:rsid w:val="5D06A74A"/>
    <w:rsid w:val="5DA1AE22"/>
    <w:rsid w:val="5DDDD94D"/>
    <w:rsid w:val="5E148149"/>
    <w:rsid w:val="5F4F2A9D"/>
    <w:rsid w:val="60391AA7"/>
    <w:rsid w:val="607524F0"/>
    <w:rsid w:val="60D955C0"/>
    <w:rsid w:val="60DB9151"/>
    <w:rsid w:val="60F8CBC8"/>
    <w:rsid w:val="611E586A"/>
    <w:rsid w:val="61DA16C2"/>
    <w:rsid w:val="62C95E1D"/>
    <w:rsid w:val="62DC716A"/>
    <w:rsid w:val="64C1CD9E"/>
    <w:rsid w:val="6510C271"/>
    <w:rsid w:val="65147012"/>
    <w:rsid w:val="655D6B45"/>
    <w:rsid w:val="6600FEDF"/>
    <w:rsid w:val="661742CD"/>
    <w:rsid w:val="663B9633"/>
    <w:rsid w:val="6695DA4F"/>
    <w:rsid w:val="66B04073"/>
    <w:rsid w:val="6714A554"/>
    <w:rsid w:val="67B22342"/>
    <w:rsid w:val="67E2C24E"/>
    <w:rsid w:val="68688549"/>
    <w:rsid w:val="688B5204"/>
    <w:rsid w:val="68C2A9D1"/>
    <w:rsid w:val="6A493493"/>
    <w:rsid w:val="6B191875"/>
    <w:rsid w:val="6B286402"/>
    <w:rsid w:val="6C855E6E"/>
    <w:rsid w:val="6D4C02F4"/>
    <w:rsid w:val="6D571B06"/>
    <w:rsid w:val="6D95198D"/>
    <w:rsid w:val="6DAF67AE"/>
    <w:rsid w:val="6E18FF28"/>
    <w:rsid w:val="6E8FF972"/>
    <w:rsid w:val="6EFA1483"/>
    <w:rsid w:val="6F3E7689"/>
    <w:rsid w:val="71071DAD"/>
    <w:rsid w:val="716B3A0B"/>
    <w:rsid w:val="717BC3BC"/>
    <w:rsid w:val="71DC3974"/>
    <w:rsid w:val="7301B3B1"/>
    <w:rsid w:val="7317941D"/>
    <w:rsid w:val="73636A95"/>
    <w:rsid w:val="73C291DA"/>
    <w:rsid w:val="746949F9"/>
    <w:rsid w:val="74B12761"/>
    <w:rsid w:val="74B82A92"/>
    <w:rsid w:val="75B105EF"/>
    <w:rsid w:val="75DB4830"/>
    <w:rsid w:val="76508492"/>
    <w:rsid w:val="76E1FB63"/>
    <w:rsid w:val="776DB837"/>
    <w:rsid w:val="77AA2B53"/>
    <w:rsid w:val="77CA670D"/>
    <w:rsid w:val="780E8D02"/>
    <w:rsid w:val="781DB35B"/>
    <w:rsid w:val="7828C6E4"/>
    <w:rsid w:val="783D8E8B"/>
    <w:rsid w:val="79FDE998"/>
    <w:rsid w:val="7A2E1B5E"/>
    <w:rsid w:val="7A37F70E"/>
    <w:rsid w:val="7A5A7438"/>
    <w:rsid w:val="7ABD1647"/>
    <w:rsid w:val="7B23F5B5"/>
    <w:rsid w:val="7BB24449"/>
    <w:rsid w:val="7C54000A"/>
    <w:rsid w:val="7CBB1C64"/>
    <w:rsid w:val="7CBC3946"/>
    <w:rsid w:val="7DF1E35E"/>
    <w:rsid w:val="7EA4B852"/>
    <w:rsid w:val="7F73FA35"/>
    <w:rsid w:val="7FD70AF1"/>
    <w:rsid w:val="7FF2B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ECF2E"/>
  <w15:chartTrackingRefBased/>
  <w15:docId w15:val="{9EAFB41C-FFE6-4602-9F49-1F7C300A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BD0"/>
  </w:style>
  <w:style w:type="paragraph" w:styleId="Ttulo1">
    <w:name w:val="heading 1"/>
    <w:basedOn w:val="Normal"/>
    <w:next w:val="Normal"/>
    <w:link w:val="Ttulo1Char"/>
    <w:uiPriority w:val="9"/>
    <w:qFormat/>
    <w:rsid w:val="00BD2BD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D2BD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B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B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B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B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B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B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B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D2BD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BD0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BD0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BD0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BD0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BD0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BD0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BD0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BD2B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2BD0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BD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BD2BD0"/>
    <w:rPr>
      <w:rFonts w:asciiTheme="majorHAnsi" w:eastAsiaTheme="majorEastAsia" w:hAnsiTheme="majorHAnsi" w:cstheme="majorBidi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D2BD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2B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27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2BD0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BD0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BD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BD2BD0"/>
    <w:rPr>
      <w:b/>
      <w:bCs/>
      <w:smallCaps/>
      <w:spacing w:val="5"/>
      <w:u w:val="single"/>
    </w:rPr>
  </w:style>
  <w:style w:type="paragraph" w:styleId="Rodap">
    <w:name w:val="footer"/>
    <w:basedOn w:val="Normal"/>
    <w:link w:val="RodapChar"/>
    <w:uiPriority w:val="99"/>
    <w:unhideWhenUsed/>
    <w:rsid w:val="006B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54E"/>
  </w:style>
  <w:style w:type="paragraph" w:styleId="Cabealho">
    <w:name w:val="header"/>
    <w:basedOn w:val="Normal"/>
    <w:link w:val="CabealhoChar"/>
    <w:uiPriority w:val="99"/>
    <w:unhideWhenUsed/>
    <w:rsid w:val="006B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54E"/>
  </w:style>
  <w:style w:type="character" w:styleId="Hyperlink">
    <w:name w:val="Hyperlink"/>
    <w:basedOn w:val="Fontepargpadro"/>
    <w:uiPriority w:val="99"/>
    <w:unhideWhenUsed/>
    <w:rsid w:val="000533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33E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B74C5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39"/>
    <w:rsid w:val="008567F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BD2BD0"/>
    <w:rPr>
      <w:i/>
      <w:iCs/>
    </w:rPr>
  </w:style>
  <w:style w:type="character" w:styleId="Forte">
    <w:name w:val="Strong"/>
    <w:basedOn w:val="Fontepargpadro"/>
    <w:uiPriority w:val="22"/>
    <w:qFormat/>
    <w:rsid w:val="00BD2BD0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32076D"/>
    <w:pPr>
      <w:spacing w:line="240" w:lineRule="auto"/>
      <w:jc w:val="center"/>
    </w:pPr>
    <w:rPr>
      <w:rFonts w:ascii="Times New Roman" w:hAnsi="Times New Roman" w:cs="Times New Roman"/>
      <w:color w:val="595959" w:themeColor="text1" w:themeTint="A6"/>
      <w:spacing w:val="6"/>
    </w:rPr>
  </w:style>
  <w:style w:type="paragraph" w:styleId="SemEspaamento">
    <w:name w:val="No Spacing"/>
    <w:uiPriority w:val="1"/>
    <w:qFormat/>
    <w:rsid w:val="00BD2BD0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BD2BD0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qFormat/>
    <w:rsid w:val="00BD2BD0"/>
    <w:rPr>
      <w:smallCaps/>
      <w:color w:val="404040" w:themeColor="text1" w:themeTint="BF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BD2BD0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D2BD0"/>
    <w:pPr>
      <w:outlineLvl w:val="9"/>
    </w:pPr>
  </w:style>
  <w:style w:type="paragraph" w:styleId="Reviso">
    <w:name w:val="Revision"/>
    <w:hidden/>
    <w:uiPriority w:val="99"/>
    <w:semiHidden/>
    <w:rsid w:val="0004052F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CE02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E02E9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rsid w:val="00CE02E9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E02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E02E9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812D8"/>
    <w:pPr>
      <w:spacing w:after="0" w:line="240" w:lineRule="auto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812D8"/>
  </w:style>
  <w:style w:type="character" w:styleId="Refdenotaderodap">
    <w:name w:val="footnote reference"/>
    <w:basedOn w:val="Fontepargpadro"/>
    <w:uiPriority w:val="99"/>
    <w:semiHidden/>
    <w:unhideWhenUsed/>
    <w:rsid w:val="00F812D8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5D21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221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1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866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69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396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938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55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96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832604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8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34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167575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18/08/relationships/commentsExtensible" Target="commentsExtensible.xml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16/09/relationships/commentsIds" Target="commentsIds.xml"/><Relationship Id="rId25" Type="http://schemas.openxmlformats.org/officeDocument/2006/relationships/image" Target="media/image13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image" Target="media/image8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image" Target="media/image11.png"/><Relationship Id="rId28" Type="http://schemas.openxmlformats.org/officeDocument/2006/relationships/hyperlink" Target="https://www.sciencedirect.com/science/article/pii/S2666154320300144" TargetMode="Externa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header" Target="header5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525B2-66C6-46F0-9627-2330CDCC7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18</Pages>
  <Words>4691</Words>
  <Characters>27445</Characters>
  <Application>Microsoft Office Word</Application>
  <DocSecurity>0</DocSecurity>
  <Lines>703</Lines>
  <Paragraphs>289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GARCIA DE OLIVEIRA</dc:creator>
  <cp:keywords/>
  <dc:description/>
  <cp:lastModifiedBy>JONATAS GARCIA DE OLIVEIRA</cp:lastModifiedBy>
  <cp:revision>8</cp:revision>
  <cp:lastPrinted>2025-10-16T22:30:00Z</cp:lastPrinted>
  <dcterms:created xsi:type="dcterms:W3CDTF">2025-11-02T20:21:00Z</dcterms:created>
  <dcterms:modified xsi:type="dcterms:W3CDTF">2025-11-03T01:23:00Z</dcterms:modified>
</cp:coreProperties>
</file>